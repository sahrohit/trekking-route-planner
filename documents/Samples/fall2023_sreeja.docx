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9B9C3" w14:textId="5ABE964E" w:rsidR="007025B6" w:rsidRDefault="007025B6" w:rsidP="007025B6">
      <w:pPr>
        <w:pStyle w:val="papertitle"/>
        <w:spacing w:before="100" w:beforeAutospacing="1" w:after="100" w:afterAutospacing="1"/>
      </w:pPr>
      <w:bookmarkStart w:id="0" w:name="_Hlk152596883"/>
      <w:bookmarkEnd w:id="0"/>
      <w:r>
        <w:t>Find The Episode!</w:t>
      </w:r>
    </w:p>
    <w:p w14:paraId="0E387397" w14:textId="076C2470" w:rsidR="007025B6" w:rsidRDefault="007025B6" w:rsidP="007025B6">
      <w:pPr>
        <w:pStyle w:val="Author"/>
        <w:spacing w:before="100" w:beforeAutospacing="1"/>
        <w:ind w:left="1440" w:firstLine="720"/>
        <w:jc w:val="both"/>
        <w:rPr>
          <w:sz w:val="18"/>
          <w:szCs w:val="18"/>
        </w:rPr>
      </w:pPr>
      <w:r>
        <w:rPr>
          <w:sz w:val="18"/>
          <w:szCs w:val="18"/>
        </w:rPr>
        <w:t xml:space="preserve">                                                    Sreeja</w:t>
      </w:r>
      <w:r>
        <w:rPr>
          <w:sz w:val="18"/>
          <w:szCs w:val="18"/>
        </w:rPr>
        <w:tab/>
        <w:t>Cheekireddy</w:t>
      </w:r>
      <w:r w:rsidRPr="00F847A6">
        <w:rPr>
          <w:sz w:val="18"/>
          <w:szCs w:val="18"/>
        </w:rPr>
        <w:br/>
      </w:r>
      <w:r>
        <w:rPr>
          <w:i/>
          <w:sz w:val="18"/>
          <w:szCs w:val="18"/>
        </w:rPr>
        <w:t xml:space="preserve">                                                                     Computer Science</w:t>
      </w:r>
      <w:r>
        <w:rPr>
          <w:sz w:val="18"/>
          <w:szCs w:val="18"/>
        </w:rPr>
        <w:t>,</w:t>
      </w:r>
    </w:p>
    <w:p w14:paraId="26B7242D" w14:textId="3AC300D8" w:rsidR="007025B6" w:rsidRDefault="007025B6" w:rsidP="007025B6">
      <w:pPr>
        <w:rPr>
          <w:sz w:val="18"/>
          <w:szCs w:val="18"/>
        </w:rPr>
      </w:pPr>
      <w:r>
        <w:rPr>
          <w:i/>
          <w:sz w:val="18"/>
          <w:szCs w:val="18"/>
        </w:rPr>
        <w:t>Southern Illinois University Edwardsville</w:t>
      </w:r>
      <w:r w:rsidRPr="00F847A6">
        <w:rPr>
          <w:i/>
          <w:sz w:val="18"/>
          <w:szCs w:val="18"/>
        </w:rPr>
        <w:br/>
      </w:r>
      <w:proofErr w:type="spellStart"/>
      <w:r>
        <w:rPr>
          <w:sz w:val="18"/>
          <w:szCs w:val="18"/>
        </w:rPr>
        <w:t>Edwardsville</w:t>
      </w:r>
      <w:proofErr w:type="spellEnd"/>
      <w:r>
        <w:rPr>
          <w:sz w:val="18"/>
          <w:szCs w:val="18"/>
        </w:rPr>
        <w:t>, USA</w:t>
      </w:r>
      <w:r w:rsidRPr="00F847A6">
        <w:rPr>
          <w:sz w:val="18"/>
          <w:szCs w:val="18"/>
        </w:rPr>
        <w:br/>
      </w:r>
      <w:hyperlink r:id="rId7" w:history="1">
        <w:r w:rsidRPr="00C07B44">
          <w:rPr>
            <w:rStyle w:val="Hyperlink"/>
            <w:sz w:val="18"/>
            <w:szCs w:val="18"/>
          </w:rPr>
          <w:t>scheeki@siue.edu</w:t>
        </w:r>
      </w:hyperlink>
    </w:p>
    <w:p w14:paraId="3E631EED" w14:textId="77777777" w:rsidR="007025B6" w:rsidRDefault="007025B6" w:rsidP="007025B6"/>
    <w:p w14:paraId="2CAAA724" w14:textId="7E258DA5" w:rsidR="00DA785A" w:rsidRPr="005F5B8E" w:rsidRDefault="007025B6" w:rsidP="00DA785A">
      <w:pPr>
        <w:pStyle w:val="Abstract"/>
        <w:rPr>
          <w:b w:val="0"/>
          <w:bCs w:val="0"/>
          <w:sz w:val="24"/>
          <w:szCs w:val="24"/>
        </w:rPr>
      </w:pPr>
      <w:r w:rsidRPr="005F5B8E">
        <w:rPr>
          <w:i/>
          <w:iCs/>
          <w:sz w:val="24"/>
          <w:szCs w:val="24"/>
        </w:rPr>
        <w:t>Abstract</w:t>
      </w:r>
      <w:r w:rsidRPr="005F5B8E">
        <w:rPr>
          <w:sz w:val="24"/>
          <w:szCs w:val="24"/>
        </w:rPr>
        <w:t>—</w:t>
      </w:r>
      <w:r w:rsidRPr="005F5B8E">
        <w:rPr>
          <w:color w:val="374151"/>
          <w:sz w:val="24"/>
          <w:szCs w:val="24"/>
          <w:shd w:val="clear" w:color="auto" w:fill="F7F7F8"/>
        </w:rPr>
        <w:t xml:space="preserve"> </w:t>
      </w:r>
      <w:r w:rsidRPr="005F5B8E">
        <w:rPr>
          <w:b w:val="0"/>
          <w:bCs w:val="0"/>
          <w:sz w:val="24"/>
          <w:szCs w:val="24"/>
        </w:rPr>
        <w:t>Video-sharing platforms</w:t>
      </w:r>
      <w:ins w:id="1" w:author="Quinones, Rubi" w:date="2023-10-17T09:03:00Z">
        <w:r w:rsidRPr="005F5B8E">
          <w:rPr>
            <w:b w:val="0"/>
            <w:bCs w:val="0"/>
            <w:sz w:val="24"/>
            <w:szCs w:val="24"/>
          </w:rPr>
          <w:t>,</w:t>
        </w:r>
      </w:ins>
      <w:r w:rsidRPr="005F5B8E">
        <w:rPr>
          <w:b w:val="0"/>
          <w:bCs w:val="0"/>
          <w:sz w:val="24"/>
          <w:szCs w:val="24"/>
        </w:rPr>
        <w:t xml:space="preserve"> like YouTube</w:t>
      </w:r>
      <w:ins w:id="2" w:author="Quinones, Rubi" w:date="2023-10-17T09:03:00Z">
        <w:r w:rsidRPr="005F5B8E">
          <w:rPr>
            <w:b w:val="0"/>
            <w:bCs w:val="0"/>
            <w:sz w:val="24"/>
            <w:szCs w:val="24"/>
          </w:rPr>
          <w:t>,</w:t>
        </w:r>
      </w:ins>
      <w:r w:rsidRPr="005F5B8E">
        <w:rPr>
          <w:b w:val="0"/>
          <w:bCs w:val="0"/>
          <w:sz w:val="24"/>
          <w:szCs w:val="24"/>
        </w:rPr>
        <w:t xml:space="preserve"> host a vast amount of content, including ‘</w:t>
      </w:r>
      <w:ins w:id="3" w:author="Quinones, Rubi" w:date="2023-10-17T09:03:00Z">
        <w:r w:rsidRPr="005F5B8E">
          <w:rPr>
            <w:b w:val="0"/>
            <w:bCs w:val="0"/>
            <w:sz w:val="24"/>
            <w:szCs w:val="24"/>
          </w:rPr>
          <w:t>clips</w:t>
        </w:r>
      </w:ins>
      <w:r w:rsidRPr="005F5B8E">
        <w:rPr>
          <w:b w:val="0"/>
          <w:bCs w:val="0"/>
          <w:sz w:val="24"/>
          <w:szCs w:val="24"/>
        </w:rPr>
        <w:t xml:space="preserve">’ from TV shows and web series created by YouTubers for various purposes. These clips often lack specific information about the source material, making it challenging for viewers to identify the original content and its season and episode details. To address this problem, comments from these videos are used. </w:t>
      </w:r>
      <w:commentRangeStart w:id="4"/>
      <w:commentRangeStart w:id="5"/>
      <w:r w:rsidRPr="005F5B8E">
        <w:rPr>
          <w:b w:val="0"/>
          <w:bCs w:val="0"/>
          <w:sz w:val="24"/>
          <w:szCs w:val="24"/>
        </w:rPr>
        <w:t>YouTube Comments A</w:t>
      </w:r>
      <w:ins w:id="6" w:author="Quinones, Rubi" w:date="2023-10-17T09:04:00Z">
        <w:r w:rsidRPr="005F5B8E">
          <w:rPr>
            <w:b w:val="0"/>
            <w:bCs w:val="0"/>
            <w:sz w:val="24"/>
            <w:szCs w:val="24"/>
          </w:rPr>
          <w:t>PI</w:t>
        </w:r>
      </w:ins>
      <w:r w:rsidRPr="005F5B8E">
        <w:rPr>
          <w:b w:val="0"/>
          <w:bCs w:val="0"/>
          <w:sz w:val="24"/>
          <w:szCs w:val="24"/>
        </w:rPr>
        <w:t xml:space="preserve"> can be the source to retrieve these comments</w:t>
      </w:r>
      <w:commentRangeEnd w:id="4"/>
      <w:r w:rsidRPr="005F5B8E">
        <w:rPr>
          <w:rStyle w:val="CommentReference"/>
          <w:rFonts w:eastAsiaTheme="minorHAnsi"/>
          <w:b w:val="0"/>
          <w:bCs w:val="0"/>
          <w:sz w:val="24"/>
          <w:szCs w:val="24"/>
        </w:rPr>
        <w:commentReference w:id="4"/>
      </w:r>
      <w:commentRangeEnd w:id="5"/>
      <w:r w:rsidRPr="005F5B8E">
        <w:rPr>
          <w:rStyle w:val="CommentReference"/>
          <w:rFonts w:eastAsiaTheme="minorHAnsi"/>
          <w:b w:val="0"/>
          <w:bCs w:val="0"/>
          <w:sz w:val="24"/>
          <w:szCs w:val="24"/>
        </w:rPr>
        <w:commentReference w:id="5"/>
      </w:r>
      <w:r w:rsidRPr="005F5B8E">
        <w:rPr>
          <w:b w:val="0"/>
          <w:bCs w:val="0"/>
          <w:sz w:val="24"/>
          <w:szCs w:val="24"/>
        </w:rPr>
        <w:t xml:space="preserve">. Various algorithms can then be used to process these comments to identify the episode and season number along with the series name. Initially, comments are filtered based on keywords.  </w:t>
      </w:r>
      <w:r w:rsidR="00DA785A">
        <w:rPr>
          <w:b w:val="0"/>
          <w:bCs w:val="0"/>
          <w:sz w:val="24"/>
          <w:szCs w:val="24"/>
        </w:rPr>
        <w:t xml:space="preserve">The methods use this data and finally metrics are used to compare </w:t>
      </w:r>
      <w:r w:rsidR="00D93368">
        <w:rPr>
          <w:b w:val="0"/>
          <w:bCs w:val="0"/>
          <w:sz w:val="24"/>
          <w:szCs w:val="24"/>
        </w:rPr>
        <w:t>them</w:t>
      </w:r>
      <w:r w:rsidRPr="005F5B8E">
        <w:rPr>
          <w:b w:val="0"/>
          <w:bCs w:val="0"/>
          <w:sz w:val="24"/>
          <w:szCs w:val="24"/>
        </w:rPr>
        <w:t>.</w:t>
      </w:r>
      <w:r w:rsidR="00DA785A">
        <w:rPr>
          <w:b w:val="0"/>
          <w:bCs w:val="0"/>
          <w:sz w:val="24"/>
          <w:szCs w:val="24"/>
        </w:rPr>
        <w:t xml:space="preserve"> The pros and cons of these methods are analyzed.</w:t>
      </w:r>
    </w:p>
    <w:p w14:paraId="697B089E" w14:textId="77777777" w:rsidR="007025B6" w:rsidRPr="0019568D" w:rsidRDefault="007025B6" w:rsidP="007025B6">
      <w:pPr>
        <w:pStyle w:val="Heading1"/>
        <w:rPr>
          <w:b/>
          <w:bCs/>
          <w:sz w:val="28"/>
          <w:szCs w:val="28"/>
        </w:rPr>
      </w:pPr>
      <w:r w:rsidRPr="0019568D">
        <w:rPr>
          <w:b/>
          <w:bCs/>
          <w:sz w:val="28"/>
          <w:szCs w:val="28"/>
        </w:rPr>
        <w:t>Big Problem</w:t>
      </w:r>
    </w:p>
    <w:p w14:paraId="30068AAA" w14:textId="77777777" w:rsidR="007025B6" w:rsidRPr="005F5B8E" w:rsidRDefault="007025B6" w:rsidP="007025B6">
      <w:pPr>
        <w:jc w:val="both"/>
        <w:rPr>
          <w:sz w:val="24"/>
          <w:szCs w:val="24"/>
        </w:rPr>
      </w:pPr>
      <w:r w:rsidRPr="005F5B8E">
        <w:rPr>
          <w:sz w:val="24"/>
          <w:szCs w:val="24"/>
        </w:rPr>
        <w:t xml:space="preserve">YouTube and other video-sharing platforms have a massive amount of content. This content also includes TV shows or web series. Though the source of the original content is hosted elsewhere (other streaming websites, depending upon the show/series), it is common for some YouTube content creators(‘YouTubers’) to create </w:t>
      </w:r>
      <w:ins w:id="7" w:author="Quinones, Rubi" w:date="2023-10-17T09:12:00Z">
        <w:r w:rsidRPr="005F5B8E">
          <w:rPr>
            <w:sz w:val="24"/>
            <w:szCs w:val="24"/>
          </w:rPr>
          <w:t>clips</w:t>
        </w:r>
      </w:ins>
      <w:r w:rsidRPr="005F5B8E">
        <w:rPr>
          <w:sz w:val="24"/>
          <w:szCs w:val="24"/>
        </w:rPr>
        <w:t xml:space="preserve"> (1 minute or fewer videos) with scenes from the shows</w:t>
      </w:r>
      <w:r w:rsidRPr="005F5B8E">
        <w:rPr>
          <w:rStyle w:val="CommentReference"/>
          <w:sz w:val="24"/>
          <w:szCs w:val="24"/>
        </w:rPr>
        <w:t xml:space="preserve">. </w:t>
      </w:r>
      <w:r w:rsidRPr="005F5B8E">
        <w:rPr>
          <w:sz w:val="24"/>
          <w:szCs w:val="24"/>
        </w:rPr>
        <w:t xml:space="preserve">This is done for viewership purposes or to attack people to that series (marketing purposes). </w:t>
      </w:r>
      <w:r w:rsidRPr="005F5B8E">
        <w:rPr>
          <w:sz w:val="24"/>
          <w:szCs w:val="24"/>
        </w:rPr>
        <w:br/>
        <w:t xml:space="preserve">For example, a </w:t>
      </w:r>
      <w:ins w:id="8" w:author="Quinones, Rubi" w:date="2023-10-17T09:24:00Z">
        <w:r w:rsidRPr="005F5B8E">
          <w:rPr>
            <w:sz w:val="24"/>
            <w:szCs w:val="24"/>
          </w:rPr>
          <w:t xml:space="preserve">clip </w:t>
        </w:r>
      </w:ins>
      <w:r w:rsidRPr="005F5B8E">
        <w:rPr>
          <w:sz w:val="24"/>
          <w:szCs w:val="24"/>
        </w:rPr>
        <w:t>can be created using a scene from the series ‘Good Doctor</w:t>
      </w:r>
      <w:ins w:id="9" w:author="Quinones, Rubi" w:date="2023-10-17T09:24:00Z">
        <w:r w:rsidRPr="005F5B8E">
          <w:rPr>
            <w:sz w:val="24"/>
            <w:szCs w:val="24"/>
          </w:rPr>
          <w:t>’</w:t>
        </w:r>
      </w:ins>
      <w:r w:rsidRPr="005F5B8E">
        <w:rPr>
          <w:sz w:val="24"/>
          <w:szCs w:val="24"/>
        </w:rPr>
        <w:t xml:space="preserve"> Season 3 Episode 3 by a YouTuber. But this information about the actual show may or may not be provided by the creator in the description or the title</w:t>
      </w:r>
      <w:r w:rsidRPr="005F5B8E">
        <w:rPr>
          <w:rStyle w:val="CommentReference"/>
          <w:sz w:val="24"/>
          <w:szCs w:val="24"/>
        </w:rPr>
        <w:t>.</w:t>
      </w:r>
      <w:r w:rsidRPr="005F5B8E">
        <w:rPr>
          <w:sz w:val="24"/>
          <w:szCs w:val="24"/>
        </w:rPr>
        <w:t xml:space="preserve"> There might be multiple reasons for this issue</w:t>
      </w:r>
      <w:ins w:id="10" w:author="Quinones, Rubi" w:date="2023-10-17T09:27:00Z">
        <w:r w:rsidRPr="005F5B8E">
          <w:rPr>
            <w:sz w:val="24"/>
            <w:szCs w:val="24"/>
          </w:rPr>
          <w:t>.</w:t>
        </w:r>
      </w:ins>
      <w:r w:rsidRPr="005F5B8E">
        <w:rPr>
          <w:sz w:val="24"/>
          <w:szCs w:val="24"/>
        </w:rPr>
        <w:t xml:space="preserve"> Often</w:t>
      </w:r>
      <w:ins w:id="11" w:author="Quinones, Rubi" w:date="2023-10-17T09:27:00Z">
        <w:r w:rsidRPr="005F5B8E">
          <w:rPr>
            <w:sz w:val="24"/>
            <w:szCs w:val="24"/>
          </w:rPr>
          <w:t>,</w:t>
        </w:r>
      </w:ins>
      <w:r w:rsidRPr="005F5B8E">
        <w:rPr>
          <w:sz w:val="24"/>
          <w:szCs w:val="24"/>
        </w:rPr>
        <w:t xml:space="preserve"> these </w:t>
      </w:r>
      <w:ins w:id="12" w:author="Quinones, Rubi" w:date="2023-10-17T09:27:00Z">
        <w:r w:rsidRPr="005F5B8E">
          <w:rPr>
            <w:sz w:val="24"/>
            <w:szCs w:val="24"/>
          </w:rPr>
          <w:t xml:space="preserve">clips </w:t>
        </w:r>
      </w:ins>
      <w:r w:rsidRPr="005F5B8E">
        <w:rPr>
          <w:sz w:val="24"/>
          <w:szCs w:val="24"/>
        </w:rPr>
        <w:t xml:space="preserve">are created in bulk and have a generalized description about the series and links to that, but not specific to that </w:t>
      </w:r>
      <w:proofErr w:type="gramStart"/>
      <w:r w:rsidRPr="005F5B8E">
        <w:rPr>
          <w:sz w:val="24"/>
          <w:szCs w:val="24"/>
        </w:rPr>
        <w:t>particular episode</w:t>
      </w:r>
      <w:proofErr w:type="gramEnd"/>
      <w:r w:rsidRPr="005F5B8E">
        <w:rPr>
          <w:sz w:val="24"/>
          <w:szCs w:val="24"/>
        </w:rPr>
        <w:t xml:space="preserve">. Also, some </w:t>
      </w:r>
      <w:ins w:id="13" w:author="Quinones, Rubi" w:date="2023-10-17T09:27:00Z">
        <w:r w:rsidRPr="005F5B8E">
          <w:rPr>
            <w:sz w:val="24"/>
            <w:szCs w:val="24"/>
          </w:rPr>
          <w:t>c</w:t>
        </w:r>
      </w:ins>
      <w:ins w:id="14" w:author="Quinones, Rubi" w:date="2023-10-17T09:28:00Z">
        <w:r w:rsidRPr="005F5B8E">
          <w:rPr>
            <w:sz w:val="24"/>
            <w:szCs w:val="24"/>
          </w:rPr>
          <w:t>lips</w:t>
        </w:r>
      </w:ins>
      <w:ins w:id="15" w:author="Quinones, Rubi" w:date="2023-10-17T09:27:00Z">
        <w:r w:rsidRPr="005F5B8E">
          <w:rPr>
            <w:sz w:val="24"/>
            <w:szCs w:val="24"/>
          </w:rPr>
          <w:t xml:space="preserve"> </w:t>
        </w:r>
      </w:ins>
      <w:r w:rsidRPr="005F5B8E">
        <w:rPr>
          <w:sz w:val="24"/>
          <w:szCs w:val="24"/>
        </w:rPr>
        <w:t xml:space="preserve">are created by people who do not have proper copywrites. Such creators do not add any information about the </w:t>
      </w:r>
      <w:ins w:id="16" w:author="Quinones, Rubi" w:date="2023-10-17T09:28:00Z">
        <w:r w:rsidRPr="005F5B8E">
          <w:rPr>
            <w:sz w:val="24"/>
            <w:szCs w:val="24"/>
          </w:rPr>
          <w:t>clips</w:t>
        </w:r>
      </w:ins>
      <w:r w:rsidRPr="005F5B8E">
        <w:rPr>
          <w:sz w:val="24"/>
          <w:szCs w:val="24"/>
        </w:rPr>
        <w:t>. They do so only for the purpose of viewership and money.</w:t>
      </w:r>
    </w:p>
    <w:p w14:paraId="06025981" w14:textId="77777777" w:rsidR="007025B6" w:rsidRPr="005F5B8E" w:rsidRDefault="007025B6" w:rsidP="007025B6">
      <w:pPr>
        <w:jc w:val="both"/>
        <w:rPr>
          <w:sz w:val="24"/>
          <w:szCs w:val="24"/>
        </w:rPr>
      </w:pPr>
      <w:r w:rsidRPr="005F5B8E">
        <w:rPr>
          <w:sz w:val="24"/>
          <w:szCs w:val="24"/>
        </w:rPr>
        <w:br/>
      </w:r>
      <w:proofErr w:type="gramStart"/>
      <w:r w:rsidRPr="005F5B8E">
        <w:rPr>
          <w:sz w:val="24"/>
          <w:szCs w:val="24"/>
        </w:rPr>
        <w:t>As a content viewer, this</w:t>
      </w:r>
      <w:proofErr w:type="gramEnd"/>
      <w:r w:rsidRPr="005F5B8E">
        <w:rPr>
          <w:sz w:val="24"/>
          <w:szCs w:val="24"/>
        </w:rPr>
        <w:t xml:space="preserve"> leads to a lot of curiosity, especially if the shot is interesting. It is often natural to have a feeling to watch the entire episode. The viewer would like to find information about the origin of the shot. But it is hard to find the season and episode number of the series.</w:t>
      </w:r>
    </w:p>
    <w:p w14:paraId="233050C1" w14:textId="77777777" w:rsidR="007025B6" w:rsidRPr="005F5B8E" w:rsidRDefault="007025B6" w:rsidP="007025B6">
      <w:pPr>
        <w:jc w:val="both"/>
        <w:rPr>
          <w:sz w:val="24"/>
          <w:szCs w:val="24"/>
        </w:rPr>
      </w:pPr>
    </w:p>
    <w:p w14:paraId="0F96BA02" w14:textId="12093207" w:rsidR="007025B6" w:rsidRPr="005F5B8E" w:rsidRDefault="007025B6" w:rsidP="007025B6">
      <w:pPr>
        <w:jc w:val="both"/>
        <w:rPr>
          <w:sz w:val="24"/>
          <w:szCs w:val="24"/>
        </w:rPr>
      </w:pPr>
      <w:proofErr w:type="gramStart"/>
      <w:r w:rsidRPr="005F5B8E">
        <w:rPr>
          <w:sz w:val="24"/>
          <w:szCs w:val="24"/>
        </w:rPr>
        <w:t>In order to</w:t>
      </w:r>
      <w:proofErr w:type="gramEnd"/>
      <w:r w:rsidRPr="005F5B8E">
        <w:rPr>
          <w:sz w:val="24"/>
          <w:szCs w:val="24"/>
        </w:rPr>
        <w:t xml:space="preserve"> find the season and episode information, a comments list can be a useful source (if not provided in the description or title). Different methods can be tried for this use case. So, to solve this problem, Different </w:t>
      </w:r>
      <w:r w:rsidR="00904E4B">
        <w:rPr>
          <w:sz w:val="24"/>
          <w:szCs w:val="24"/>
        </w:rPr>
        <w:t xml:space="preserve">methods like </w:t>
      </w:r>
      <w:proofErr w:type="gramStart"/>
      <w:r w:rsidRPr="005F5B8E">
        <w:rPr>
          <w:sz w:val="24"/>
          <w:szCs w:val="24"/>
        </w:rPr>
        <w:t xml:space="preserve">greedy </w:t>
      </w:r>
      <w:r w:rsidR="00904E4B">
        <w:rPr>
          <w:sz w:val="24"/>
          <w:szCs w:val="24"/>
        </w:rPr>
        <w:t>,</w:t>
      </w:r>
      <w:r w:rsidRPr="005F5B8E">
        <w:rPr>
          <w:sz w:val="24"/>
          <w:szCs w:val="24"/>
        </w:rPr>
        <w:t>divide</w:t>
      </w:r>
      <w:proofErr w:type="gramEnd"/>
      <w:r w:rsidRPr="005F5B8E">
        <w:rPr>
          <w:sz w:val="24"/>
          <w:szCs w:val="24"/>
        </w:rPr>
        <w:t xml:space="preserve"> and </w:t>
      </w:r>
      <w:proofErr w:type="spellStart"/>
      <w:r w:rsidRPr="005F5B8E">
        <w:rPr>
          <w:sz w:val="24"/>
          <w:szCs w:val="24"/>
        </w:rPr>
        <w:t>concur</w:t>
      </w:r>
      <w:r w:rsidR="00904E4B">
        <w:rPr>
          <w:sz w:val="24"/>
          <w:szCs w:val="24"/>
        </w:rPr>
        <w:t>,KMP</w:t>
      </w:r>
      <w:proofErr w:type="spellEnd"/>
      <w:r w:rsidRPr="005F5B8E">
        <w:rPr>
          <w:sz w:val="24"/>
          <w:szCs w:val="24"/>
        </w:rPr>
        <w:t xml:space="preserve"> will be used. The methods will be compared.</w:t>
      </w:r>
    </w:p>
    <w:p w14:paraId="57253ACB" w14:textId="77777777" w:rsidR="007025B6" w:rsidRPr="0019568D" w:rsidRDefault="007025B6" w:rsidP="007025B6">
      <w:pPr>
        <w:pStyle w:val="Heading1"/>
        <w:rPr>
          <w:b/>
          <w:bCs/>
          <w:sz w:val="28"/>
          <w:szCs w:val="28"/>
        </w:rPr>
      </w:pPr>
      <w:r w:rsidRPr="0019568D">
        <w:rPr>
          <w:b/>
          <w:bCs/>
          <w:sz w:val="28"/>
          <w:szCs w:val="28"/>
        </w:rPr>
        <w:t>Dataset</w:t>
      </w:r>
    </w:p>
    <w:p w14:paraId="4A4D6320" w14:textId="77777777" w:rsidR="007025B6" w:rsidRPr="005F5B8E" w:rsidRDefault="007025B6" w:rsidP="007025B6">
      <w:pPr>
        <w:jc w:val="both"/>
        <w:rPr>
          <w:sz w:val="24"/>
          <w:szCs w:val="24"/>
        </w:rPr>
      </w:pPr>
      <w:r w:rsidRPr="005F5B8E">
        <w:rPr>
          <w:sz w:val="24"/>
          <w:szCs w:val="24"/>
        </w:rPr>
        <w:t>A set of 10 shots that contain scenes from some medical series are selected for the dataset. Most of the medical series deal with similar stuff and often difficult to identify which is which. These videos are solely selected based on personal interest. Table 1 and Table 2 contain the ground truth.</w:t>
      </w:r>
    </w:p>
    <w:p w14:paraId="15E09EB7" w14:textId="77777777" w:rsidR="007025B6" w:rsidRPr="005F5B8E" w:rsidRDefault="007025B6" w:rsidP="007025B6">
      <w:pPr>
        <w:jc w:val="both"/>
        <w:rPr>
          <w:sz w:val="24"/>
          <w:szCs w:val="24"/>
        </w:rPr>
      </w:pPr>
      <w:r w:rsidRPr="005F5B8E">
        <w:rPr>
          <w:sz w:val="24"/>
          <w:szCs w:val="24"/>
        </w:rPr>
        <w:t>The comments are gathered using YouTube Data API called “</w:t>
      </w:r>
      <w:proofErr w:type="spellStart"/>
      <w:r w:rsidRPr="005F5B8E">
        <w:rPr>
          <w:sz w:val="24"/>
          <w:szCs w:val="24"/>
        </w:rPr>
        <w:t>CommentThreads</w:t>
      </w:r>
      <w:proofErr w:type="spellEnd"/>
      <w:r w:rsidRPr="005F5B8E">
        <w:rPr>
          <w:sz w:val="24"/>
          <w:szCs w:val="24"/>
        </w:rPr>
        <w:t>: list.”  The video ID must be provided for the request. 100 comments can be retrieved at a time. Figure 1 is a sample of the JSON retrieved from the API request. Figure 2 contains some screenshots of sample videos from the dataset.</w:t>
      </w:r>
    </w:p>
    <w:p w14:paraId="3C095F25" w14:textId="77777777" w:rsidR="007025B6" w:rsidRPr="005F5B8E" w:rsidRDefault="007025B6" w:rsidP="007025B6">
      <w:pPr>
        <w:jc w:val="both"/>
        <w:rPr>
          <w:sz w:val="24"/>
          <w:szCs w:val="24"/>
        </w:rPr>
      </w:pPr>
      <w:ins w:id="17" w:author="Quinones, Rubi" w:date="2023-10-17T09:32:00Z">
        <w:r w:rsidRPr="005F5B8E">
          <w:rPr>
            <w:sz w:val="24"/>
            <w:szCs w:val="24"/>
          </w:rPr>
          <w:t>D</w:t>
        </w:r>
      </w:ins>
      <w:r w:rsidRPr="005F5B8E">
        <w:rPr>
          <w:sz w:val="24"/>
          <w:szCs w:val="24"/>
        </w:rPr>
        <w:t xml:space="preserve">ifferent parameters can be used while performing the API request. For example, Only Comments containing certain keywords can be retrieved.  This is helpful in many ways. Also, </w:t>
      </w:r>
      <w:proofErr w:type="gramStart"/>
      <w:r w:rsidRPr="005F5B8E">
        <w:rPr>
          <w:sz w:val="24"/>
          <w:szCs w:val="24"/>
        </w:rPr>
        <w:t>The</w:t>
      </w:r>
      <w:proofErr w:type="gramEnd"/>
      <w:r w:rsidRPr="005F5B8E">
        <w:rPr>
          <w:sz w:val="24"/>
          <w:szCs w:val="24"/>
        </w:rPr>
        <w:t xml:space="preserve"> comments can be sorted by relevance and retrieved.</w:t>
      </w:r>
    </w:p>
    <w:p w14:paraId="4E93DB3E" w14:textId="77777777" w:rsidR="007025B6" w:rsidRPr="005F5B8E" w:rsidRDefault="007025B6" w:rsidP="007025B6">
      <w:pPr>
        <w:jc w:val="both"/>
        <w:rPr>
          <w:sz w:val="24"/>
          <w:szCs w:val="24"/>
        </w:rPr>
      </w:pPr>
      <w:r w:rsidRPr="005F5B8E">
        <w:rPr>
          <w:sz w:val="24"/>
          <w:szCs w:val="24"/>
        </w:rPr>
        <w:lastRenderedPageBreak/>
        <w:t>Hence, for each video ID, 3 different JSONs were created by doing various requests.</w:t>
      </w:r>
    </w:p>
    <w:p w14:paraId="2F7E2546" w14:textId="77777777" w:rsidR="007025B6" w:rsidRPr="005F5B8E" w:rsidRDefault="007025B6" w:rsidP="007025B6">
      <w:pPr>
        <w:pStyle w:val="ListParagraph"/>
        <w:numPr>
          <w:ilvl w:val="0"/>
          <w:numId w:val="3"/>
        </w:numPr>
        <w:jc w:val="both"/>
        <w:rPr>
          <w:sz w:val="24"/>
          <w:szCs w:val="24"/>
        </w:rPr>
      </w:pPr>
      <w:r w:rsidRPr="005F5B8E">
        <w:rPr>
          <w:b/>
          <w:bCs/>
          <w:sz w:val="24"/>
          <w:szCs w:val="24"/>
        </w:rPr>
        <w:t>“</w:t>
      </w:r>
      <w:proofErr w:type="gramStart"/>
      <w:r w:rsidRPr="005F5B8E">
        <w:rPr>
          <w:b/>
          <w:bCs/>
          <w:sz w:val="24"/>
          <w:szCs w:val="24"/>
        </w:rPr>
        <w:t>1.json</w:t>
      </w:r>
      <w:proofErr w:type="gramEnd"/>
      <w:r w:rsidRPr="005F5B8E">
        <w:rPr>
          <w:b/>
          <w:bCs/>
          <w:sz w:val="24"/>
          <w:szCs w:val="24"/>
        </w:rPr>
        <w:t>”:</w:t>
      </w:r>
      <w:r w:rsidRPr="005F5B8E">
        <w:rPr>
          <w:sz w:val="24"/>
          <w:szCs w:val="24"/>
        </w:rPr>
        <w:t xml:space="preserve"> This contains the first 100 comments from the default API request using that </w:t>
      </w:r>
      <w:proofErr w:type="spellStart"/>
      <w:r w:rsidRPr="005F5B8E">
        <w:rPr>
          <w:sz w:val="24"/>
          <w:szCs w:val="24"/>
        </w:rPr>
        <w:t>VideoID</w:t>
      </w:r>
      <w:proofErr w:type="spellEnd"/>
    </w:p>
    <w:p w14:paraId="1568B4DD" w14:textId="77777777" w:rsidR="007025B6" w:rsidRPr="005F5B8E" w:rsidRDefault="007025B6" w:rsidP="007025B6">
      <w:pPr>
        <w:pStyle w:val="ListParagraph"/>
        <w:numPr>
          <w:ilvl w:val="0"/>
          <w:numId w:val="3"/>
        </w:numPr>
        <w:jc w:val="both"/>
        <w:rPr>
          <w:sz w:val="24"/>
          <w:szCs w:val="24"/>
        </w:rPr>
      </w:pPr>
      <w:r w:rsidRPr="005F5B8E">
        <w:rPr>
          <w:b/>
          <w:bCs/>
          <w:sz w:val="24"/>
          <w:szCs w:val="24"/>
        </w:rPr>
        <w:t>“</w:t>
      </w:r>
      <w:proofErr w:type="spellStart"/>
      <w:proofErr w:type="gramStart"/>
      <w:r w:rsidRPr="005F5B8E">
        <w:rPr>
          <w:b/>
          <w:bCs/>
          <w:sz w:val="24"/>
          <w:szCs w:val="24"/>
        </w:rPr>
        <w:t>episode.json</w:t>
      </w:r>
      <w:proofErr w:type="spellEnd"/>
      <w:proofErr w:type="gramEnd"/>
      <w:r w:rsidRPr="005F5B8E">
        <w:rPr>
          <w:b/>
          <w:bCs/>
          <w:sz w:val="24"/>
          <w:szCs w:val="24"/>
        </w:rPr>
        <w:t xml:space="preserve">”: </w:t>
      </w:r>
      <w:r w:rsidRPr="005F5B8E">
        <w:rPr>
          <w:sz w:val="24"/>
          <w:szCs w:val="24"/>
        </w:rPr>
        <w:t xml:space="preserve">The </w:t>
      </w:r>
      <w:proofErr w:type="spellStart"/>
      <w:r w:rsidRPr="005F5B8E">
        <w:rPr>
          <w:i/>
          <w:iCs/>
          <w:sz w:val="24"/>
          <w:szCs w:val="24"/>
        </w:rPr>
        <w:t>searchTerms</w:t>
      </w:r>
      <w:proofErr w:type="spellEnd"/>
      <w:r w:rsidRPr="005F5B8E">
        <w:rPr>
          <w:sz w:val="24"/>
          <w:szCs w:val="24"/>
        </w:rPr>
        <w:t xml:space="preserve"> parameter is used in the API request. It is made equal to</w:t>
      </w:r>
      <w:r w:rsidRPr="005F5B8E">
        <w:rPr>
          <w:rFonts w:ascii="Roboto Mono" w:hAnsi="Roboto Mono"/>
          <w:color w:val="5F6368"/>
          <w:sz w:val="24"/>
          <w:szCs w:val="24"/>
        </w:rPr>
        <w:t xml:space="preserve"> </w:t>
      </w:r>
      <w:r w:rsidRPr="005F5B8E">
        <w:rPr>
          <w:sz w:val="24"/>
          <w:szCs w:val="24"/>
        </w:rPr>
        <w:t>“episode.”</w:t>
      </w:r>
      <w:r w:rsidRPr="005F5B8E">
        <w:rPr>
          <w:rFonts w:ascii="Roboto Mono" w:hAnsi="Roboto Mono"/>
          <w:color w:val="5F6368"/>
          <w:sz w:val="24"/>
          <w:szCs w:val="24"/>
        </w:rPr>
        <w:t xml:space="preserve"> </w:t>
      </w:r>
      <w:r w:rsidRPr="005F5B8E">
        <w:rPr>
          <w:sz w:val="24"/>
          <w:szCs w:val="24"/>
        </w:rPr>
        <w:t xml:space="preserve">Hence the name for the JSON. As usual, only the first 100 comments with “episode </w:t>
      </w:r>
      <w:proofErr w:type="gramStart"/>
      <w:r w:rsidRPr="005F5B8E">
        <w:rPr>
          <w:sz w:val="24"/>
          <w:szCs w:val="24"/>
        </w:rPr>
        <w:t>“ in</w:t>
      </w:r>
      <w:proofErr w:type="gramEnd"/>
      <w:r w:rsidRPr="005F5B8E">
        <w:rPr>
          <w:sz w:val="24"/>
          <w:szCs w:val="24"/>
        </w:rPr>
        <w:t xml:space="preserve"> them are retrieved.</w:t>
      </w:r>
    </w:p>
    <w:p w14:paraId="6CEF523B" w14:textId="77777777" w:rsidR="007025B6" w:rsidRPr="005F5B8E" w:rsidRDefault="007025B6" w:rsidP="007025B6">
      <w:pPr>
        <w:pStyle w:val="ListParagraph"/>
        <w:numPr>
          <w:ilvl w:val="0"/>
          <w:numId w:val="3"/>
        </w:numPr>
        <w:jc w:val="both"/>
        <w:rPr>
          <w:sz w:val="24"/>
          <w:szCs w:val="24"/>
        </w:rPr>
      </w:pPr>
      <w:r w:rsidRPr="005F5B8E">
        <w:rPr>
          <w:b/>
          <w:bCs/>
          <w:sz w:val="24"/>
          <w:szCs w:val="24"/>
        </w:rPr>
        <w:t>“</w:t>
      </w:r>
      <w:proofErr w:type="spellStart"/>
      <w:r w:rsidRPr="005F5B8E">
        <w:rPr>
          <w:b/>
          <w:bCs/>
          <w:sz w:val="24"/>
          <w:szCs w:val="24"/>
        </w:rPr>
        <w:t>Relevance.Json</w:t>
      </w:r>
      <w:proofErr w:type="spellEnd"/>
      <w:r w:rsidRPr="005F5B8E">
        <w:rPr>
          <w:b/>
          <w:bCs/>
          <w:sz w:val="24"/>
          <w:szCs w:val="24"/>
        </w:rPr>
        <w:t>”:</w:t>
      </w:r>
      <w:r w:rsidRPr="005F5B8E">
        <w:rPr>
          <w:sz w:val="24"/>
          <w:szCs w:val="24"/>
        </w:rPr>
        <w:t xml:space="preserve"> The </w:t>
      </w:r>
      <w:r w:rsidRPr="005F5B8E">
        <w:rPr>
          <w:i/>
          <w:iCs/>
          <w:sz w:val="24"/>
          <w:szCs w:val="24"/>
        </w:rPr>
        <w:t>order</w:t>
      </w:r>
      <w:r w:rsidRPr="005F5B8E">
        <w:rPr>
          <w:sz w:val="24"/>
          <w:szCs w:val="24"/>
        </w:rPr>
        <w:t xml:space="preserve"> parameter is set </w:t>
      </w:r>
      <w:proofErr w:type="gramStart"/>
      <w:r w:rsidRPr="005F5B8E">
        <w:rPr>
          <w:sz w:val="24"/>
          <w:szCs w:val="24"/>
        </w:rPr>
        <w:t>to  “</w:t>
      </w:r>
      <w:proofErr w:type="gramEnd"/>
      <w:r w:rsidRPr="005F5B8E">
        <w:rPr>
          <w:sz w:val="24"/>
          <w:szCs w:val="24"/>
        </w:rPr>
        <w:t>relevance” here.</w:t>
      </w:r>
    </w:p>
    <w:p w14:paraId="34329A5E" w14:textId="77777777" w:rsidR="007025B6" w:rsidRPr="005F5B8E" w:rsidRDefault="007025B6" w:rsidP="007025B6">
      <w:pPr>
        <w:pStyle w:val="ListParagraph"/>
        <w:ind w:left="0"/>
        <w:jc w:val="both"/>
        <w:rPr>
          <w:sz w:val="24"/>
          <w:szCs w:val="24"/>
        </w:rPr>
      </w:pPr>
      <w:r w:rsidRPr="005F5B8E">
        <w:rPr>
          <w:sz w:val="24"/>
          <w:szCs w:val="24"/>
        </w:rPr>
        <w:t>More comments are retrieved only if the answer is not found in the first 100.</w:t>
      </w:r>
    </w:p>
    <w:p w14:paraId="1458E896" w14:textId="77777777" w:rsidR="007025B6" w:rsidRPr="005F5B8E" w:rsidRDefault="007025B6" w:rsidP="007025B6">
      <w:pPr>
        <w:pStyle w:val="ListParagraph"/>
        <w:ind w:left="0"/>
        <w:jc w:val="both"/>
        <w:rPr>
          <w:sz w:val="24"/>
          <w:szCs w:val="24"/>
        </w:rPr>
      </w:pPr>
      <w:r w:rsidRPr="005F5B8E">
        <w:rPr>
          <w:sz w:val="24"/>
          <w:szCs w:val="24"/>
        </w:rPr>
        <w:t xml:space="preserve">This can be done using the </w:t>
      </w:r>
      <w:proofErr w:type="spellStart"/>
      <w:r w:rsidRPr="005F5B8E">
        <w:rPr>
          <w:i/>
          <w:iCs/>
          <w:sz w:val="24"/>
          <w:szCs w:val="24"/>
        </w:rPr>
        <w:t>pageToken</w:t>
      </w:r>
      <w:proofErr w:type="spellEnd"/>
      <w:r w:rsidRPr="005F5B8E">
        <w:rPr>
          <w:sz w:val="24"/>
          <w:szCs w:val="24"/>
        </w:rPr>
        <w:t xml:space="preserve"> and </w:t>
      </w:r>
      <w:proofErr w:type="spellStart"/>
      <w:r w:rsidRPr="005F5B8E">
        <w:rPr>
          <w:i/>
          <w:iCs/>
          <w:sz w:val="24"/>
          <w:szCs w:val="24"/>
        </w:rPr>
        <w:t>nextPageToken</w:t>
      </w:r>
      <w:proofErr w:type="spellEnd"/>
      <w:r w:rsidRPr="005F5B8E">
        <w:rPr>
          <w:i/>
          <w:iCs/>
          <w:sz w:val="24"/>
          <w:szCs w:val="24"/>
        </w:rPr>
        <w:t xml:space="preserve"> </w:t>
      </w:r>
      <w:r w:rsidRPr="005F5B8E">
        <w:rPr>
          <w:sz w:val="24"/>
          <w:szCs w:val="24"/>
        </w:rPr>
        <w:t>parameters in the API request.</w:t>
      </w:r>
    </w:p>
    <w:p w14:paraId="31DF6D34" w14:textId="77777777" w:rsidR="007025B6" w:rsidRPr="005F5B8E" w:rsidRDefault="007025B6" w:rsidP="007025B6">
      <w:pPr>
        <w:pStyle w:val="ListParagraph"/>
        <w:jc w:val="both"/>
        <w:rPr>
          <w:sz w:val="24"/>
          <w:szCs w:val="24"/>
        </w:rPr>
      </w:pPr>
    </w:p>
    <w:p w14:paraId="636D2BE5" w14:textId="77777777" w:rsidR="007025B6" w:rsidRPr="005F5B8E" w:rsidRDefault="007025B6" w:rsidP="007025B6">
      <w:pPr>
        <w:pStyle w:val="ListParagraph"/>
        <w:ind w:left="0"/>
        <w:jc w:val="both"/>
        <w:rPr>
          <w:sz w:val="24"/>
          <w:szCs w:val="24"/>
        </w:rPr>
      </w:pPr>
      <w:r w:rsidRPr="005F5B8E">
        <w:rPr>
          <w:sz w:val="24"/>
          <w:szCs w:val="24"/>
        </w:rPr>
        <w:t>The following is the dataset structure:</w:t>
      </w:r>
    </w:p>
    <w:p w14:paraId="6E39DF62" w14:textId="77777777" w:rsidR="007025B6" w:rsidRPr="005F5B8E" w:rsidRDefault="007025B6" w:rsidP="007025B6">
      <w:pPr>
        <w:pStyle w:val="ListParagraph"/>
        <w:ind w:left="0"/>
        <w:jc w:val="both"/>
        <w:rPr>
          <w:sz w:val="24"/>
          <w:szCs w:val="24"/>
        </w:rPr>
      </w:pPr>
      <w:r w:rsidRPr="005F5B8E">
        <w:rPr>
          <w:sz w:val="24"/>
          <w:szCs w:val="24"/>
        </w:rPr>
        <w:t>&gt;&gt;</w:t>
      </w:r>
      <w:r w:rsidRPr="005F5B8E">
        <w:rPr>
          <w:b/>
          <w:bCs/>
          <w:sz w:val="24"/>
          <w:szCs w:val="24"/>
        </w:rPr>
        <w:t>Dataset</w:t>
      </w:r>
    </w:p>
    <w:p w14:paraId="3D3BA1B9" w14:textId="77777777" w:rsidR="007025B6" w:rsidRPr="005F5B8E" w:rsidRDefault="007025B6" w:rsidP="007025B6">
      <w:pPr>
        <w:pStyle w:val="ListParagraph"/>
        <w:ind w:left="0"/>
        <w:jc w:val="both"/>
        <w:rPr>
          <w:sz w:val="24"/>
          <w:szCs w:val="24"/>
        </w:rPr>
      </w:pPr>
      <w:r w:rsidRPr="005F5B8E">
        <w:rPr>
          <w:sz w:val="24"/>
          <w:szCs w:val="24"/>
        </w:rPr>
        <w:t>&gt;&gt; =&gt;</w:t>
      </w:r>
      <w:proofErr w:type="spellStart"/>
      <w:r w:rsidRPr="005F5B8E">
        <w:rPr>
          <w:b/>
          <w:bCs/>
          <w:sz w:val="24"/>
          <w:szCs w:val="24"/>
        </w:rPr>
        <w:t>VideoID</w:t>
      </w:r>
      <w:proofErr w:type="spellEnd"/>
      <w:r w:rsidRPr="005F5B8E">
        <w:rPr>
          <w:b/>
          <w:bCs/>
          <w:sz w:val="24"/>
          <w:szCs w:val="24"/>
        </w:rPr>
        <w:t xml:space="preserve"> name</w:t>
      </w:r>
    </w:p>
    <w:p w14:paraId="33B7F812" w14:textId="77777777" w:rsidR="007025B6" w:rsidRPr="005F5B8E" w:rsidRDefault="007025B6" w:rsidP="007025B6">
      <w:pPr>
        <w:pStyle w:val="ListParagraph"/>
        <w:ind w:left="0"/>
        <w:jc w:val="both"/>
        <w:rPr>
          <w:sz w:val="24"/>
          <w:szCs w:val="24"/>
        </w:rPr>
      </w:pPr>
      <w:r w:rsidRPr="005F5B8E">
        <w:rPr>
          <w:sz w:val="24"/>
          <w:szCs w:val="24"/>
        </w:rPr>
        <w:t xml:space="preserve">&gt;&gt; =&gt; =&gt; </w:t>
      </w:r>
      <w:proofErr w:type="gramStart"/>
      <w:r w:rsidRPr="005F5B8E">
        <w:rPr>
          <w:b/>
          <w:bCs/>
          <w:sz w:val="24"/>
          <w:szCs w:val="24"/>
        </w:rPr>
        <w:t>1.json</w:t>
      </w:r>
      <w:proofErr w:type="gramEnd"/>
    </w:p>
    <w:p w14:paraId="33B4976B" w14:textId="77777777" w:rsidR="007025B6" w:rsidRPr="005F5B8E" w:rsidRDefault="007025B6" w:rsidP="007025B6">
      <w:pPr>
        <w:pStyle w:val="ListParagraph"/>
        <w:ind w:left="0"/>
        <w:jc w:val="both"/>
        <w:rPr>
          <w:b/>
          <w:bCs/>
          <w:sz w:val="24"/>
          <w:szCs w:val="24"/>
        </w:rPr>
      </w:pPr>
      <w:r w:rsidRPr="005F5B8E">
        <w:rPr>
          <w:sz w:val="24"/>
          <w:szCs w:val="24"/>
        </w:rPr>
        <w:t xml:space="preserve">&gt;&gt; =&gt; =&gt; </w:t>
      </w:r>
      <w:proofErr w:type="spellStart"/>
      <w:proofErr w:type="gramStart"/>
      <w:r w:rsidRPr="005F5B8E">
        <w:rPr>
          <w:b/>
          <w:bCs/>
          <w:sz w:val="24"/>
          <w:szCs w:val="24"/>
        </w:rPr>
        <w:t>episode.json</w:t>
      </w:r>
      <w:proofErr w:type="spellEnd"/>
      <w:proofErr w:type="gramEnd"/>
    </w:p>
    <w:p w14:paraId="3221A549" w14:textId="77777777" w:rsidR="007025B6" w:rsidRPr="005F5B8E" w:rsidRDefault="007025B6" w:rsidP="007025B6">
      <w:pPr>
        <w:pStyle w:val="ListParagraph"/>
        <w:ind w:left="0"/>
        <w:jc w:val="both"/>
        <w:rPr>
          <w:b/>
          <w:bCs/>
          <w:sz w:val="24"/>
          <w:szCs w:val="24"/>
        </w:rPr>
      </w:pPr>
      <w:r w:rsidRPr="005F5B8E">
        <w:rPr>
          <w:sz w:val="24"/>
          <w:szCs w:val="24"/>
        </w:rPr>
        <w:t xml:space="preserve">&gt;&gt; =&gt; =&gt; </w:t>
      </w:r>
      <w:proofErr w:type="spellStart"/>
      <w:proofErr w:type="gramStart"/>
      <w:r w:rsidRPr="005F5B8E">
        <w:rPr>
          <w:b/>
          <w:bCs/>
          <w:sz w:val="24"/>
          <w:szCs w:val="24"/>
        </w:rPr>
        <w:t>relevance.json</w:t>
      </w:r>
      <w:proofErr w:type="spellEnd"/>
      <w:proofErr w:type="gramEnd"/>
    </w:p>
    <w:p w14:paraId="4FCEAAF3" w14:textId="77777777" w:rsidR="007025B6" w:rsidRPr="005F5B8E" w:rsidRDefault="007025B6" w:rsidP="007025B6">
      <w:pPr>
        <w:pStyle w:val="ListParagraph"/>
        <w:ind w:left="0"/>
        <w:jc w:val="both"/>
        <w:rPr>
          <w:b/>
          <w:bCs/>
          <w:sz w:val="24"/>
          <w:szCs w:val="24"/>
        </w:rPr>
      </w:pPr>
    </w:p>
    <w:p w14:paraId="4681066A" w14:textId="77777777" w:rsidR="007025B6" w:rsidRPr="005F5B8E" w:rsidRDefault="007025B6" w:rsidP="007025B6">
      <w:pPr>
        <w:pStyle w:val="ListParagraph"/>
        <w:ind w:left="0"/>
        <w:jc w:val="both"/>
        <w:rPr>
          <w:sz w:val="24"/>
          <w:szCs w:val="24"/>
        </w:rPr>
      </w:pPr>
      <w:proofErr w:type="gramStart"/>
      <w:r w:rsidRPr="005F5B8E">
        <w:rPr>
          <w:sz w:val="24"/>
          <w:szCs w:val="24"/>
        </w:rPr>
        <w:t>Similarly</w:t>
      </w:r>
      <w:proofErr w:type="gramEnd"/>
      <w:r w:rsidRPr="005F5B8E">
        <w:rPr>
          <w:sz w:val="24"/>
          <w:szCs w:val="24"/>
        </w:rPr>
        <w:t xml:space="preserve"> based on the requirement more JSONs can be created.</w:t>
      </w:r>
    </w:p>
    <w:p w14:paraId="5EDFFE0D" w14:textId="77777777" w:rsidR="007025B6" w:rsidRPr="005F5B8E" w:rsidRDefault="007025B6" w:rsidP="007025B6">
      <w:pPr>
        <w:pStyle w:val="ListParagraph"/>
        <w:ind w:left="0"/>
        <w:jc w:val="both"/>
        <w:rPr>
          <w:sz w:val="24"/>
          <w:szCs w:val="24"/>
        </w:rPr>
      </w:pPr>
      <w:r w:rsidRPr="005F5B8E">
        <w:rPr>
          <w:sz w:val="24"/>
          <w:szCs w:val="24"/>
        </w:rPr>
        <w:t>Like using “series” keyword etc.</w:t>
      </w:r>
    </w:p>
    <w:p w14:paraId="0D87D835" w14:textId="77777777" w:rsidR="007025B6" w:rsidRDefault="007025B6" w:rsidP="007025B6">
      <w:pPr>
        <w:jc w:val="both"/>
      </w:pPr>
    </w:p>
    <w:p w14:paraId="68D7B19B" w14:textId="77777777" w:rsidR="007025B6" w:rsidRDefault="007025B6" w:rsidP="007025B6">
      <w:pPr>
        <w:jc w:val="both"/>
      </w:pPr>
    </w:p>
    <w:p w14:paraId="16A7BCF9" w14:textId="77777777" w:rsidR="007025B6" w:rsidRDefault="007025B6" w:rsidP="007025B6">
      <w:pPr>
        <w:jc w:val="both"/>
      </w:pPr>
    </w:p>
    <w:p w14:paraId="65358F05" w14:textId="77777777" w:rsidR="007025B6" w:rsidRDefault="007025B6" w:rsidP="007025B6">
      <w:r>
        <w:rPr>
          <w:noProof/>
        </w:rPr>
        <mc:AlternateContent>
          <mc:Choice Requires="wps">
            <w:drawing>
              <wp:anchor distT="0" distB="0" distL="114300" distR="114300" simplePos="0" relativeHeight="251659264" behindDoc="0" locked="0" layoutInCell="1" allowOverlap="1" wp14:anchorId="14E129EC" wp14:editId="79CFAEB0">
                <wp:simplePos x="0" y="0"/>
                <wp:positionH relativeFrom="column">
                  <wp:posOffset>2256367</wp:posOffset>
                </wp:positionH>
                <wp:positionV relativeFrom="paragraph">
                  <wp:posOffset>1347682</wp:posOffset>
                </wp:positionV>
                <wp:extent cx="2781300" cy="292100"/>
                <wp:effectExtent l="19050" t="19050" r="19050" b="12700"/>
                <wp:wrapNone/>
                <wp:docPr id="992842412" name="Rectangle 1"/>
                <wp:cNvGraphicFramePr/>
                <a:graphic xmlns:a="http://schemas.openxmlformats.org/drawingml/2006/main">
                  <a:graphicData uri="http://schemas.microsoft.com/office/word/2010/wordprocessingShape">
                    <wps:wsp>
                      <wps:cNvSpPr/>
                      <wps:spPr>
                        <a:xfrm>
                          <a:off x="0" y="0"/>
                          <a:ext cx="2781300" cy="29210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5DC3F" id="Rectangle 1" o:spid="_x0000_s1026" style="position:absolute;margin-left:177.65pt;margin-top:106.1pt;width:219pt;height: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" filled="f" strokecolor="#c00000" strokeweight="3pt">
                <v:stroke joinstyle="round"/>
              </v:rect>
            </w:pict>
          </mc:Fallback>
        </mc:AlternateContent>
      </w:r>
      <w:r>
        <w:rPr>
          <w:noProof/>
        </w:rPr>
        <w:drawing>
          <wp:inline distT="0" distB="0" distL="0" distR="0" wp14:anchorId="58248480" wp14:editId="0BFBFFDD">
            <wp:extent cx="3195955" cy="2994660"/>
            <wp:effectExtent l="0" t="0" r="4445" b="0"/>
            <wp:docPr id="349880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80860" name="Picture 1" descr="A screenshot of a computer program&#10;&#10;Description automatically generated"/>
                    <pic:cNvPicPr>
                      <a:picLocks noChangeAspect="1"/>
                    </pic:cNvPicPr>
                  </pic:nvPicPr>
                  <pic:blipFill>
                    <a:blip r:embed="rId12"/>
                    <a:stretch>
                      <a:fillRect/>
                    </a:stretch>
                  </pic:blipFill>
                  <pic:spPr>
                    <a:xfrm>
                      <a:off x="0" y="0"/>
                      <a:ext cx="3195955" cy="2994660"/>
                    </a:xfrm>
                    <a:prstGeom prst="rect">
                      <a:avLst/>
                    </a:prstGeom>
                  </pic:spPr>
                </pic:pic>
              </a:graphicData>
            </a:graphic>
          </wp:inline>
        </w:drawing>
      </w:r>
    </w:p>
    <w:p w14:paraId="70AC5656" w14:textId="77777777" w:rsidR="007025B6" w:rsidRDefault="007025B6" w:rsidP="007025B6">
      <w:pPr>
        <w:jc w:val="both"/>
      </w:pPr>
    </w:p>
    <w:p w14:paraId="7C705947" w14:textId="77777777" w:rsidR="007025B6" w:rsidRPr="00D31D44" w:rsidRDefault="007025B6" w:rsidP="007025B6">
      <w:pPr>
        <w:rPr>
          <w:rFonts w:eastAsiaTheme="minorHAnsi"/>
          <w:b/>
          <w:bCs/>
          <w:sz w:val="24"/>
          <w:szCs w:val="24"/>
        </w:rPr>
      </w:pPr>
      <w:r w:rsidRPr="00D31D44">
        <w:rPr>
          <w:rFonts w:eastAsiaTheme="minorHAnsi"/>
          <w:b/>
          <w:bCs/>
          <w:sz w:val="24"/>
          <w:szCs w:val="24"/>
        </w:rPr>
        <w:t xml:space="preserve">Figure 1: </w:t>
      </w:r>
      <w:commentRangeStart w:id="18"/>
      <w:commentRangeStart w:id="19"/>
      <w:r w:rsidRPr="00D31D44">
        <w:rPr>
          <w:rFonts w:eastAsiaTheme="minorHAnsi"/>
          <w:b/>
          <w:bCs/>
          <w:sz w:val="24"/>
          <w:szCs w:val="24"/>
        </w:rPr>
        <w:t xml:space="preserve">JSON </w:t>
      </w:r>
      <w:commentRangeEnd w:id="18"/>
      <w:r w:rsidRPr="00D31D44">
        <w:rPr>
          <w:rStyle w:val="CommentReference"/>
          <w:rFonts w:asciiTheme="minorHAnsi" w:eastAsiaTheme="minorHAnsi" w:hAnsiTheme="minorHAnsi" w:cstheme="minorBidi"/>
          <w:sz w:val="24"/>
          <w:szCs w:val="24"/>
        </w:rPr>
        <w:commentReference w:id="18"/>
      </w:r>
      <w:commentRangeEnd w:id="19"/>
      <w:r w:rsidRPr="00D31D44">
        <w:rPr>
          <w:rStyle w:val="CommentReference"/>
          <w:rFonts w:asciiTheme="minorHAnsi" w:eastAsiaTheme="minorHAnsi" w:hAnsiTheme="minorHAnsi" w:cstheme="minorBidi"/>
          <w:sz w:val="24"/>
          <w:szCs w:val="24"/>
        </w:rPr>
        <w:commentReference w:id="19"/>
      </w:r>
      <w:r w:rsidRPr="00D31D44">
        <w:rPr>
          <w:rFonts w:eastAsiaTheme="minorHAnsi"/>
          <w:b/>
          <w:bCs/>
          <w:sz w:val="24"/>
          <w:szCs w:val="24"/>
        </w:rPr>
        <w:t>sample from the API request</w:t>
      </w:r>
    </w:p>
    <w:p w14:paraId="6FF03CAC" w14:textId="77777777" w:rsidR="005F5B8E" w:rsidRPr="00D31D44" w:rsidRDefault="005F5B8E" w:rsidP="007025B6">
      <w:pPr>
        <w:rPr>
          <w:b/>
          <w:bCs/>
          <w:sz w:val="24"/>
          <w:szCs w:val="24"/>
        </w:rPr>
      </w:pPr>
    </w:p>
    <w:p w14:paraId="3A4201A7" w14:textId="77777777" w:rsidR="005F5B8E" w:rsidRDefault="005F5B8E" w:rsidP="007025B6">
      <w:pPr>
        <w:rPr>
          <w:b/>
          <w:bCs/>
        </w:rPr>
      </w:pPr>
    </w:p>
    <w:p w14:paraId="4DB58147" w14:textId="77777777" w:rsidR="005F5B8E" w:rsidRDefault="005F5B8E" w:rsidP="007025B6">
      <w:pPr>
        <w:rPr>
          <w:b/>
          <w:bCs/>
        </w:rPr>
      </w:pPr>
    </w:p>
    <w:p w14:paraId="34846D4C" w14:textId="77777777" w:rsidR="005F5B8E" w:rsidRDefault="005F5B8E" w:rsidP="007025B6">
      <w:pPr>
        <w:rPr>
          <w:b/>
          <w:bCs/>
        </w:rPr>
      </w:pPr>
    </w:p>
    <w:p w14:paraId="5DC35E97" w14:textId="77777777" w:rsidR="005F5B8E" w:rsidRDefault="005F5B8E" w:rsidP="007025B6">
      <w:pPr>
        <w:rPr>
          <w:b/>
          <w:bCs/>
        </w:rPr>
      </w:pPr>
    </w:p>
    <w:p w14:paraId="374AE5D6" w14:textId="77777777" w:rsidR="005F5B8E" w:rsidRDefault="005F5B8E" w:rsidP="007025B6"/>
    <w:tbl>
      <w:tblPr>
        <w:tblStyle w:val="ListTable4-Accent3"/>
        <w:tblpPr w:leftFromText="180" w:rightFromText="180" w:vertAnchor="text" w:horzAnchor="margin" w:tblpY="-551"/>
        <w:tblW w:w="10310" w:type="dxa"/>
        <w:tblLook w:val="04A0" w:firstRow="1" w:lastRow="0" w:firstColumn="1" w:lastColumn="0" w:noHBand="0" w:noVBand="1"/>
      </w:tblPr>
      <w:tblGrid>
        <w:gridCol w:w="2390"/>
        <w:gridCol w:w="4826"/>
        <w:gridCol w:w="1299"/>
        <w:gridCol w:w="864"/>
        <w:gridCol w:w="931"/>
      </w:tblGrid>
      <w:tr w:rsidR="005F5B8E" w14:paraId="7B04110B" w14:textId="77777777" w:rsidTr="005F5B8E">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6C38368A"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lastRenderedPageBreak/>
              <w:t>Video Id</w:t>
            </w:r>
          </w:p>
        </w:tc>
        <w:tc>
          <w:tcPr>
            <w:tcW w:w="4826" w:type="dxa"/>
            <w:noWrap/>
            <w:hideMark/>
          </w:tcPr>
          <w:p w14:paraId="439147D7" w14:textId="77777777" w:rsidR="005F5B8E" w:rsidRDefault="005F5B8E" w:rsidP="005F5B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Link</w:t>
            </w:r>
          </w:p>
        </w:tc>
        <w:tc>
          <w:tcPr>
            <w:tcW w:w="1299" w:type="dxa"/>
            <w:noWrap/>
            <w:hideMark/>
          </w:tcPr>
          <w:p w14:paraId="377DD8C0" w14:textId="77777777" w:rsidR="005F5B8E" w:rsidRDefault="005F5B8E" w:rsidP="005F5B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Series</w:t>
            </w:r>
          </w:p>
        </w:tc>
        <w:tc>
          <w:tcPr>
            <w:tcW w:w="864" w:type="dxa"/>
            <w:noWrap/>
            <w:hideMark/>
          </w:tcPr>
          <w:p w14:paraId="71F108D3" w14:textId="77777777" w:rsidR="005F5B8E" w:rsidRDefault="005F5B8E" w:rsidP="005F5B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Season</w:t>
            </w:r>
          </w:p>
        </w:tc>
        <w:tc>
          <w:tcPr>
            <w:tcW w:w="931" w:type="dxa"/>
            <w:noWrap/>
            <w:hideMark/>
          </w:tcPr>
          <w:p w14:paraId="46EC8701" w14:textId="77777777" w:rsidR="005F5B8E" w:rsidRDefault="005F5B8E" w:rsidP="005F5B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Episode</w:t>
            </w:r>
          </w:p>
        </w:tc>
      </w:tr>
      <w:tr w:rsidR="005F5B8E" w14:paraId="3AA8EC5F" w14:textId="77777777" w:rsidTr="005F5B8E">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660ED179"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IAZSqXhVgk0</w:t>
            </w:r>
          </w:p>
        </w:tc>
        <w:tc>
          <w:tcPr>
            <w:tcW w:w="4826" w:type="dxa"/>
            <w:noWrap/>
            <w:hideMark/>
          </w:tcPr>
          <w:p w14:paraId="6187002C" w14:textId="77777777" w:rsidR="005F5B8E" w:rsidRDefault="00000000"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22"/>
                <w:szCs w:val="22"/>
                <w:u w:val="single"/>
              </w:rPr>
            </w:pPr>
            <w:hyperlink r:id="rId13" w:history="1">
              <w:r w:rsidR="005F5B8E">
                <w:rPr>
                  <w:rStyle w:val="Hyperlink"/>
                  <w:rFonts w:ascii="Calibri" w:eastAsia="Times New Roman" w:hAnsi="Calibri" w:cs="Calibri"/>
                  <w:color w:val="0563C1"/>
                  <w:sz w:val="22"/>
                  <w:szCs w:val="22"/>
                </w:rPr>
                <w:t>https://www.youtube.com/shorts/IAZSqXhVgk0</w:t>
              </w:r>
            </w:hyperlink>
          </w:p>
        </w:tc>
        <w:tc>
          <w:tcPr>
            <w:tcW w:w="1299" w:type="dxa"/>
            <w:noWrap/>
            <w:hideMark/>
          </w:tcPr>
          <w:p w14:paraId="131E836F" w14:textId="77777777" w:rsidR="005F5B8E" w:rsidRDefault="005F5B8E"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Good Doctor</w:t>
            </w:r>
          </w:p>
        </w:tc>
        <w:tc>
          <w:tcPr>
            <w:tcW w:w="864" w:type="dxa"/>
            <w:noWrap/>
            <w:hideMark/>
          </w:tcPr>
          <w:p w14:paraId="14A4FEF0"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31" w:type="dxa"/>
            <w:noWrap/>
            <w:hideMark/>
          </w:tcPr>
          <w:p w14:paraId="18D4E6DA"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7</w:t>
            </w:r>
          </w:p>
        </w:tc>
      </w:tr>
      <w:tr w:rsidR="005F5B8E" w14:paraId="42F334B4" w14:textId="77777777" w:rsidTr="005F5B8E">
        <w:trPr>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7D80D4AC"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oHXl4mKTHbA</w:t>
            </w:r>
          </w:p>
        </w:tc>
        <w:tc>
          <w:tcPr>
            <w:tcW w:w="4826" w:type="dxa"/>
            <w:noWrap/>
            <w:hideMark/>
          </w:tcPr>
          <w:p w14:paraId="526BB45B" w14:textId="77777777" w:rsidR="005F5B8E" w:rsidRDefault="00000000"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22"/>
                <w:szCs w:val="22"/>
                <w:u w:val="single"/>
              </w:rPr>
            </w:pPr>
            <w:hyperlink r:id="rId14" w:history="1">
              <w:r w:rsidR="005F5B8E">
                <w:rPr>
                  <w:rStyle w:val="Hyperlink"/>
                  <w:rFonts w:ascii="Calibri" w:eastAsia="Times New Roman" w:hAnsi="Calibri" w:cs="Calibri"/>
                  <w:color w:val="0563C1"/>
                  <w:sz w:val="22"/>
                  <w:szCs w:val="22"/>
                </w:rPr>
                <w:t>https://www.youtube.com/shorts/oHXl4mKTHbA</w:t>
              </w:r>
            </w:hyperlink>
          </w:p>
        </w:tc>
        <w:tc>
          <w:tcPr>
            <w:tcW w:w="1299" w:type="dxa"/>
            <w:noWrap/>
            <w:hideMark/>
          </w:tcPr>
          <w:p w14:paraId="08F2FA3A" w14:textId="77777777" w:rsidR="005F5B8E" w:rsidRDefault="005F5B8E"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Good Doctor</w:t>
            </w:r>
          </w:p>
        </w:tc>
        <w:tc>
          <w:tcPr>
            <w:tcW w:w="864" w:type="dxa"/>
            <w:noWrap/>
            <w:hideMark/>
          </w:tcPr>
          <w:p w14:paraId="6C763D83"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31" w:type="dxa"/>
            <w:noWrap/>
            <w:hideMark/>
          </w:tcPr>
          <w:p w14:paraId="0F22BE82"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5F5B8E" w14:paraId="21E96DFA" w14:textId="77777777" w:rsidTr="005F5B8E">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0739AF11"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nK51l6GSkG4</w:t>
            </w:r>
          </w:p>
        </w:tc>
        <w:tc>
          <w:tcPr>
            <w:tcW w:w="4826" w:type="dxa"/>
            <w:noWrap/>
            <w:hideMark/>
          </w:tcPr>
          <w:p w14:paraId="4AFDD234" w14:textId="77777777" w:rsidR="005F5B8E" w:rsidRDefault="00000000"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22"/>
                <w:szCs w:val="22"/>
                <w:u w:val="single"/>
              </w:rPr>
            </w:pPr>
            <w:hyperlink r:id="rId15" w:history="1">
              <w:r w:rsidR="005F5B8E">
                <w:rPr>
                  <w:rStyle w:val="Hyperlink"/>
                  <w:rFonts w:ascii="Calibri" w:eastAsia="Times New Roman" w:hAnsi="Calibri" w:cs="Calibri"/>
                  <w:color w:val="0563C1"/>
                  <w:sz w:val="22"/>
                  <w:szCs w:val="22"/>
                </w:rPr>
                <w:t>https://www.youtube.com/shorts/nK51l6GSkG4</w:t>
              </w:r>
            </w:hyperlink>
          </w:p>
        </w:tc>
        <w:tc>
          <w:tcPr>
            <w:tcW w:w="1299" w:type="dxa"/>
            <w:noWrap/>
            <w:hideMark/>
          </w:tcPr>
          <w:p w14:paraId="0675E31F" w14:textId="77777777" w:rsidR="005F5B8E" w:rsidRDefault="005F5B8E"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Grey's Anatomy</w:t>
            </w:r>
          </w:p>
        </w:tc>
        <w:tc>
          <w:tcPr>
            <w:tcW w:w="864" w:type="dxa"/>
            <w:noWrap/>
            <w:hideMark/>
          </w:tcPr>
          <w:p w14:paraId="7396C1A6"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18</w:t>
            </w:r>
          </w:p>
        </w:tc>
        <w:tc>
          <w:tcPr>
            <w:tcW w:w="931" w:type="dxa"/>
            <w:noWrap/>
            <w:hideMark/>
          </w:tcPr>
          <w:p w14:paraId="798FEFA4"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13</w:t>
            </w:r>
          </w:p>
        </w:tc>
      </w:tr>
      <w:tr w:rsidR="005F5B8E" w14:paraId="5536E383" w14:textId="77777777" w:rsidTr="005F5B8E">
        <w:trPr>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132CCBFE"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fYJDDLB45c8</w:t>
            </w:r>
          </w:p>
        </w:tc>
        <w:tc>
          <w:tcPr>
            <w:tcW w:w="4826" w:type="dxa"/>
            <w:noWrap/>
            <w:hideMark/>
          </w:tcPr>
          <w:p w14:paraId="389A7D48" w14:textId="77777777" w:rsidR="005F5B8E" w:rsidRDefault="00000000"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22"/>
                <w:szCs w:val="22"/>
                <w:u w:val="single"/>
              </w:rPr>
            </w:pPr>
            <w:hyperlink r:id="rId16" w:history="1">
              <w:r w:rsidR="005F5B8E">
                <w:rPr>
                  <w:rStyle w:val="Hyperlink"/>
                  <w:rFonts w:ascii="Calibri" w:eastAsia="Times New Roman" w:hAnsi="Calibri" w:cs="Calibri"/>
                  <w:color w:val="0563C1"/>
                  <w:sz w:val="22"/>
                  <w:szCs w:val="22"/>
                </w:rPr>
                <w:t>https://www.youtube.com/shorts/fYJDDLB45c8</w:t>
              </w:r>
            </w:hyperlink>
          </w:p>
        </w:tc>
        <w:tc>
          <w:tcPr>
            <w:tcW w:w="1299" w:type="dxa"/>
            <w:noWrap/>
            <w:hideMark/>
          </w:tcPr>
          <w:p w14:paraId="19C4FADE" w14:textId="77777777" w:rsidR="005F5B8E" w:rsidRDefault="005F5B8E"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House</w:t>
            </w:r>
          </w:p>
        </w:tc>
        <w:tc>
          <w:tcPr>
            <w:tcW w:w="864" w:type="dxa"/>
            <w:noWrap/>
            <w:hideMark/>
          </w:tcPr>
          <w:p w14:paraId="34D8C39B"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3</w:t>
            </w:r>
          </w:p>
        </w:tc>
        <w:tc>
          <w:tcPr>
            <w:tcW w:w="931" w:type="dxa"/>
            <w:noWrap/>
            <w:hideMark/>
          </w:tcPr>
          <w:p w14:paraId="7AD4EA8C"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12</w:t>
            </w:r>
          </w:p>
        </w:tc>
      </w:tr>
      <w:tr w:rsidR="005F5B8E" w14:paraId="03474FF5" w14:textId="77777777" w:rsidTr="005F5B8E">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35C2ECBC" w14:textId="77777777" w:rsidR="005F5B8E" w:rsidRDefault="005F5B8E" w:rsidP="005F5B8E">
            <w:pP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RYYJnYLMbzQ</w:t>
            </w:r>
            <w:proofErr w:type="spellEnd"/>
          </w:p>
        </w:tc>
        <w:tc>
          <w:tcPr>
            <w:tcW w:w="4826" w:type="dxa"/>
            <w:noWrap/>
            <w:hideMark/>
          </w:tcPr>
          <w:p w14:paraId="1200C177" w14:textId="77777777" w:rsidR="005F5B8E" w:rsidRDefault="00000000"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22"/>
                <w:szCs w:val="22"/>
                <w:u w:val="single"/>
              </w:rPr>
            </w:pPr>
            <w:hyperlink r:id="rId17" w:history="1">
              <w:r w:rsidR="005F5B8E">
                <w:rPr>
                  <w:rStyle w:val="Hyperlink"/>
                  <w:rFonts w:ascii="Calibri" w:eastAsia="Times New Roman" w:hAnsi="Calibri" w:cs="Calibri"/>
                  <w:color w:val="0563C1"/>
                  <w:sz w:val="22"/>
                  <w:szCs w:val="22"/>
                </w:rPr>
                <w:t>https://www.youtube.com/shorts/RYYJnYLMbzQ</w:t>
              </w:r>
            </w:hyperlink>
          </w:p>
        </w:tc>
        <w:tc>
          <w:tcPr>
            <w:tcW w:w="1299" w:type="dxa"/>
            <w:noWrap/>
            <w:hideMark/>
          </w:tcPr>
          <w:p w14:paraId="420AAB8D" w14:textId="77777777" w:rsidR="005F5B8E" w:rsidRDefault="005F5B8E"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Good Doctor</w:t>
            </w:r>
          </w:p>
        </w:tc>
        <w:tc>
          <w:tcPr>
            <w:tcW w:w="864" w:type="dxa"/>
            <w:noWrap/>
            <w:hideMark/>
          </w:tcPr>
          <w:p w14:paraId="2E641857"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3</w:t>
            </w:r>
          </w:p>
        </w:tc>
        <w:tc>
          <w:tcPr>
            <w:tcW w:w="931" w:type="dxa"/>
            <w:noWrap/>
            <w:hideMark/>
          </w:tcPr>
          <w:p w14:paraId="51068C75"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5F5B8E" w14:paraId="3145052B" w14:textId="77777777" w:rsidTr="005F5B8E">
        <w:trPr>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61D3093F"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phOHc0u-5DA</w:t>
            </w:r>
          </w:p>
        </w:tc>
        <w:tc>
          <w:tcPr>
            <w:tcW w:w="4826" w:type="dxa"/>
            <w:noWrap/>
            <w:hideMark/>
          </w:tcPr>
          <w:p w14:paraId="7816AC46" w14:textId="77777777" w:rsidR="005F5B8E" w:rsidRDefault="00000000"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22"/>
                <w:szCs w:val="22"/>
                <w:u w:val="single"/>
              </w:rPr>
            </w:pPr>
            <w:hyperlink r:id="rId18" w:history="1">
              <w:r w:rsidR="005F5B8E">
                <w:rPr>
                  <w:rStyle w:val="Hyperlink"/>
                  <w:rFonts w:ascii="Calibri" w:eastAsia="Times New Roman" w:hAnsi="Calibri" w:cs="Calibri"/>
                  <w:color w:val="0563C1"/>
                  <w:sz w:val="22"/>
                  <w:szCs w:val="22"/>
                </w:rPr>
                <w:t>https://www.youtube.com/shorts/phOHc0u-5DA</w:t>
              </w:r>
            </w:hyperlink>
          </w:p>
        </w:tc>
        <w:tc>
          <w:tcPr>
            <w:tcW w:w="1299" w:type="dxa"/>
            <w:noWrap/>
            <w:hideMark/>
          </w:tcPr>
          <w:p w14:paraId="18DBE9FA" w14:textId="77777777" w:rsidR="005F5B8E" w:rsidRDefault="005F5B8E"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Grey's Anatomy</w:t>
            </w:r>
          </w:p>
        </w:tc>
        <w:tc>
          <w:tcPr>
            <w:tcW w:w="864" w:type="dxa"/>
            <w:noWrap/>
            <w:hideMark/>
          </w:tcPr>
          <w:p w14:paraId="47ABC8B4"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12</w:t>
            </w:r>
          </w:p>
        </w:tc>
        <w:tc>
          <w:tcPr>
            <w:tcW w:w="931" w:type="dxa"/>
            <w:noWrap/>
            <w:hideMark/>
          </w:tcPr>
          <w:p w14:paraId="243F73AA"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16</w:t>
            </w:r>
          </w:p>
        </w:tc>
      </w:tr>
      <w:tr w:rsidR="005F5B8E" w14:paraId="5D7D4503" w14:textId="77777777" w:rsidTr="005F5B8E">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3FE4163E"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2j7apjKaemo</w:t>
            </w:r>
          </w:p>
        </w:tc>
        <w:tc>
          <w:tcPr>
            <w:tcW w:w="4826" w:type="dxa"/>
            <w:noWrap/>
            <w:hideMark/>
          </w:tcPr>
          <w:p w14:paraId="2C361746" w14:textId="77777777" w:rsidR="005F5B8E" w:rsidRDefault="00000000"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22"/>
                <w:szCs w:val="22"/>
                <w:u w:val="single"/>
              </w:rPr>
            </w:pPr>
            <w:hyperlink r:id="rId19" w:history="1">
              <w:r w:rsidR="005F5B8E">
                <w:rPr>
                  <w:rStyle w:val="Hyperlink"/>
                  <w:rFonts w:ascii="Calibri" w:eastAsia="Times New Roman" w:hAnsi="Calibri" w:cs="Calibri"/>
                  <w:color w:val="0563C1"/>
                  <w:sz w:val="22"/>
                  <w:szCs w:val="22"/>
                </w:rPr>
                <w:t>https://www.youtube.com/shorts/2j7apjKaemo</w:t>
              </w:r>
            </w:hyperlink>
          </w:p>
        </w:tc>
        <w:tc>
          <w:tcPr>
            <w:tcW w:w="1299" w:type="dxa"/>
            <w:noWrap/>
            <w:hideMark/>
          </w:tcPr>
          <w:p w14:paraId="3227AE99" w14:textId="77777777" w:rsidR="005F5B8E" w:rsidRDefault="005F5B8E"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House</w:t>
            </w:r>
          </w:p>
        </w:tc>
        <w:tc>
          <w:tcPr>
            <w:tcW w:w="864" w:type="dxa"/>
            <w:noWrap/>
            <w:hideMark/>
          </w:tcPr>
          <w:p w14:paraId="3761F913"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31" w:type="dxa"/>
            <w:noWrap/>
            <w:hideMark/>
          </w:tcPr>
          <w:p w14:paraId="449D3168"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5F5B8E" w14:paraId="19FE3513" w14:textId="77777777" w:rsidTr="005F5B8E">
        <w:trPr>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29CD62F3"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DODBr-8Cw_U</w:t>
            </w:r>
          </w:p>
        </w:tc>
        <w:tc>
          <w:tcPr>
            <w:tcW w:w="4826" w:type="dxa"/>
            <w:noWrap/>
            <w:hideMark/>
          </w:tcPr>
          <w:p w14:paraId="4759DC78" w14:textId="77777777" w:rsidR="005F5B8E" w:rsidRDefault="00000000"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22"/>
                <w:szCs w:val="22"/>
                <w:u w:val="single"/>
              </w:rPr>
            </w:pPr>
            <w:hyperlink r:id="rId20" w:history="1">
              <w:r w:rsidR="005F5B8E">
                <w:rPr>
                  <w:rStyle w:val="Hyperlink"/>
                  <w:rFonts w:ascii="Calibri" w:eastAsia="Times New Roman" w:hAnsi="Calibri" w:cs="Calibri"/>
                  <w:color w:val="0563C1"/>
                  <w:sz w:val="22"/>
                  <w:szCs w:val="22"/>
                </w:rPr>
                <w:t>https://www.youtube.com/shorts/DODBr-8Cw_U</w:t>
              </w:r>
            </w:hyperlink>
          </w:p>
        </w:tc>
        <w:tc>
          <w:tcPr>
            <w:tcW w:w="1299" w:type="dxa"/>
            <w:noWrap/>
            <w:hideMark/>
          </w:tcPr>
          <w:p w14:paraId="5D6BB96A" w14:textId="77777777" w:rsidR="005F5B8E" w:rsidRDefault="005F5B8E"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Good Doctor</w:t>
            </w:r>
          </w:p>
        </w:tc>
        <w:tc>
          <w:tcPr>
            <w:tcW w:w="864" w:type="dxa"/>
            <w:noWrap/>
            <w:hideMark/>
          </w:tcPr>
          <w:p w14:paraId="08B4FED6"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3</w:t>
            </w:r>
          </w:p>
        </w:tc>
        <w:tc>
          <w:tcPr>
            <w:tcW w:w="931" w:type="dxa"/>
            <w:noWrap/>
            <w:hideMark/>
          </w:tcPr>
          <w:p w14:paraId="22A11DBA"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5F5B8E" w14:paraId="63BC3901" w14:textId="77777777" w:rsidTr="005F5B8E">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4846DED6"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t9ntcd-hfL8</w:t>
            </w:r>
          </w:p>
        </w:tc>
        <w:tc>
          <w:tcPr>
            <w:tcW w:w="4826" w:type="dxa"/>
            <w:noWrap/>
            <w:hideMark/>
          </w:tcPr>
          <w:p w14:paraId="61DF95C7" w14:textId="77777777" w:rsidR="005F5B8E" w:rsidRDefault="00000000"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22"/>
                <w:szCs w:val="22"/>
                <w:u w:val="single"/>
              </w:rPr>
            </w:pPr>
            <w:hyperlink r:id="rId21" w:history="1">
              <w:r w:rsidR="005F5B8E">
                <w:rPr>
                  <w:rStyle w:val="Hyperlink"/>
                  <w:rFonts w:ascii="Calibri" w:eastAsia="Times New Roman" w:hAnsi="Calibri" w:cs="Calibri"/>
                  <w:color w:val="0563C1"/>
                  <w:sz w:val="22"/>
                  <w:szCs w:val="22"/>
                </w:rPr>
                <w:t>https://www.youtube.com/shorts/t9ntcd-hfL8</w:t>
              </w:r>
            </w:hyperlink>
          </w:p>
        </w:tc>
        <w:tc>
          <w:tcPr>
            <w:tcW w:w="1299" w:type="dxa"/>
            <w:noWrap/>
            <w:hideMark/>
          </w:tcPr>
          <w:p w14:paraId="5981CB8F" w14:textId="77777777" w:rsidR="005F5B8E" w:rsidRDefault="005F5B8E"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Good Doctor</w:t>
            </w:r>
          </w:p>
        </w:tc>
        <w:tc>
          <w:tcPr>
            <w:tcW w:w="864" w:type="dxa"/>
            <w:noWrap/>
            <w:hideMark/>
          </w:tcPr>
          <w:p w14:paraId="636B05BD"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31" w:type="dxa"/>
            <w:noWrap/>
            <w:hideMark/>
          </w:tcPr>
          <w:p w14:paraId="1BC806DE"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6</w:t>
            </w:r>
          </w:p>
        </w:tc>
      </w:tr>
      <w:tr w:rsidR="005F5B8E" w14:paraId="3F3CC82A" w14:textId="77777777" w:rsidTr="005F5B8E">
        <w:trPr>
          <w:trHeight w:val="207"/>
        </w:trPr>
        <w:tc>
          <w:tcPr>
            <w:cnfStyle w:val="001000000000" w:firstRow="0" w:lastRow="0" w:firstColumn="1" w:lastColumn="0" w:oddVBand="0" w:evenVBand="0" w:oddHBand="0" w:evenHBand="0" w:firstRowFirstColumn="0" w:firstRowLastColumn="0" w:lastRowFirstColumn="0" w:lastRowLastColumn="0"/>
            <w:tcW w:w="2390" w:type="dxa"/>
            <w:noWrap/>
            <w:hideMark/>
          </w:tcPr>
          <w:p w14:paraId="46E3CAB5" w14:textId="77777777" w:rsidR="005F5B8E" w:rsidRDefault="005F5B8E" w:rsidP="005F5B8E">
            <w:pPr>
              <w:rPr>
                <w:rFonts w:ascii="Calibri" w:eastAsia="Times New Roman" w:hAnsi="Calibri" w:cs="Calibri"/>
                <w:color w:val="000000"/>
                <w:sz w:val="22"/>
                <w:szCs w:val="22"/>
              </w:rPr>
            </w:pPr>
            <w:r>
              <w:rPr>
                <w:rFonts w:ascii="Calibri" w:eastAsia="Times New Roman" w:hAnsi="Calibri" w:cs="Calibri"/>
                <w:color w:val="000000"/>
                <w:sz w:val="22"/>
                <w:szCs w:val="22"/>
              </w:rPr>
              <w:t>bBNyWRe5KVA</w:t>
            </w:r>
          </w:p>
        </w:tc>
        <w:tc>
          <w:tcPr>
            <w:tcW w:w="4826" w:type="dxa"/>
            <w:noWrap/>
            <w:hideMark/>
          </w:tcPr>
          <w:p w14:paraId="2BE45873" w14:textId="77777777" w:rsidR="005F5B8E" w:rsidRDefault="00000000"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22"/>
                <w:szCs w:val="22"/>
                <w:u w:val="single"/>
              </w:rPr>
            </w:pPr>
            <w:hyperlink r:id="rId22" w:history="1">
              <w:r w:rsidR="005F5B8E">
                <w:rPr>
                  <w:rStyle w:val="Hyperlink"/>
                  <w:rFonts w:ascii="Calibri" w:eastAsia="Times New Roman" w:hAnsi="Calibri" w:cs="Calibri"/>
                  <w:color w:val="0563C1"/>
                  <w:sz w:val="22"/>
                  <w:szCs w:val="22"/>
                </w:rPr>
                <w:t>https://www.youtube.com/shorts/bBNyWRe5KVA</w:t>
              </w:r>
            </w:hyperlink>
          </w:p>
        </w:tc>
        <w:tc>
          <w:tcPr>
            <w:tcW w:w="1299" w:type="dxa"/>
            <w:noWrap/>
            <w:hideMark/>
          </w:tcPr>
          <w:p w14:paraId="7221ED52" w14:textId="77777777" w:rsidR="005F5B8E" w:rsidRDefault="005F5B8E" w:rsidP="005F5B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House</w:t>
            </w:r>
          </w:p>
        </w:tc>
        <w:tc>
          <w:tcPr>
            <w:tcW w:w="864" w:type="dxa"/>
            <w:noWrap/>
            <w:hideMark/>
          </w:tcPr>
          <w:p w14:paraId="1A9A4FD0"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5</w:t>
            </w:r>
          </w:p>
        </w:tc>
        <w:tc>
          <w:tcPr>
            <w:tcW w:w="931" w:type="dxa"/>
            <w:noWrap/>
            <w:hideMark/>
          </w:tcPr>
          <w:p w14:paraId="2CF49D21" w14:textId="77777777" w:rsidR="005F5B8E" w:rsidRDefault="005F5B8E" w:rsidP="005F5B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10</w:t>
            </w:r>
          </w:p>
        </w:tc>
      </w:tr>
      <w:tr w:rsidR="005F5B8E" w14:paraId="2041E6CB" w14:textId="77777777" w:rsidTr="005F5B8E">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90" w:type="dxa"/>
            <w:noWrap/>
          </w:tcPr>
          <w:p w14:paraId="19D7D08C" w14:textId="77777777" w:rsidR="005F5B8E" w:rsidRDefault="005F5B8E" w:rsidP="005F5B8E">
            <w:pPr>
              <w:rPr>
                <w:rFonts w:ascii="Calibri" w:eastAsia="Times New Roman" w:hAnsi="Calibri" w:cs="Calibri"/>
                <w:color w:val="000000"/>
                <w:sz w:val="22"/>
                <w:szCs w:val="22"/>
              </w:rPr>
            </w:pPr>
          </w:p>
        </w:tc>
        <w:tc>
          <w:tcPr>
            <w:tcW w:w="4826" w:type="dxa"/>
            <w:noWrap/>
          </w:tcPr>
          <w:p w14:paraId="076843CF" w14:textId="77777777" w:rsidR="005F5B8E" w:rsidRPr="00D31D44" w:rsidRDefault="005F5B8E" w:rsidP="005F5B8E">
            <w:pPr>
              <w:cnfStyle w:val="000000100000" w:firstRow="0" w:lastRow="0" w:firstColumn="0" w:lastColumn="0" w:oddVBand="0" w:evenVBand="0" w:oddHBand="1" w:evenHBand="0" w:firstRowFirstColumn="0" w:firstRowLastColumn="0" w:lastRowFirstColumn="0" w:lastRowLastColumn="0"/>
              <w:rPr>
                <w:b/>
                <w:bCs/>
                <w:sz w:val="24"/>
                <w:szCs w:val="24"/>
              </w:rPr>
            </w:pPr>
            <w:r w:rsidRPr="00D31D44">
              <w:rPr>
                <w:b/>
                <w:bCs/>
                <w:sz w:val="24"/>
                <w:szCs w:val="24"/>
              </w:rPr>
              <w:t>Table 1:</w:t>
            </w:r>
            <w:r w:rsidRPr="00D31D44">
              <w:rPr>
                <w:sz w:val="24"/>
                <w:szCs w:val="24"/>
              </w:rPr>
              <w:t xml:space="preserve"> </w:t>
            </w:r>
            <w:r w:rsidRPr="00D31D44">
              <w:rPr>
                <w:b/>
                <w:bCs/>
                <w:sz w:val="24"/>
                <w:szCs w:val="24"/>
              </w:rPr>
              <w:t xml:space="preserve"> </w:t>
            </w:r>
            <w:proofErr w:type="gramStart"/>
            <w:r w:rsidRPr="00D31D44">
              <w:rPr>
                <w:b/>
                <w:bCs/>
                <w:sz w:val="24"/>
                <w:szCs w:val="24"/>
              </w:rPr>
              <w:t>Dataset  with</w:t>
            </w:r>
            <w:proofErr w:type="gramEnd"/>
            <w:r w:rsidRPr="00D31D44">
              <w:rPr>
                <w:b/>
                <w:bCs/>
                <w:sz w:val="24"/>
                <w:szCs w:val="24"/>
              </w:rPr>
              <w:t xml:space="preserve"> Ground Truth</w:t>
            </w:r>
          </w:p>
          <w:p w14:paraId="45FE1179" w14:textId="77777777" w:rsidR="005F5B8E" w:rsidRPr="00D31D44" w:rsidRDefault="005F5B8E" w:rsidP="005F5B8E">
            <w:pPr>
              <w:cnfStyle w:val="000000100000" w:firstRow="0" w:lastRow="0" w:firstColumn="0" w:lastColumn="0" w:oddVBand="0" w:evenVBand="0" w:oddHBand="1" w:evenHBand="0" w:firstRowFirstColumn="0" w:firstRowLastColumn="0" w:lastRowFirstColumn="0" w:lastRowLastColumn="0"/>
              <w:rPr>
                <w:sz w:val="24"/>
                <w:szCs w:val="24"/>
              </w:rPr>
            </w:pPr>
          </w:p>
        </w:tc>
        <w:tc>
          <w:tcPr>
            <w:tcW w:w="1299" w:type="dxa"/>
            <w:noWrap/>
          </w:tcPr>
          <w:p w14:paraId="3EF12E6B" w14:textId="77777777" w:rsidR="005F5B8E" w:rsidRDefault="005F5B8E" w:rsidP="005F5B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c>
          <w:tcPr>
            <w:tcW w:w="864" w:type="dxa"/>
            <w:noWrap/>
          </w:tcPr>
          <w:p w14:paraId="458E8215"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c>
          <w:tcPr>
            <w:tcW w:w="931" w:type="dxa"/>
            <w:noWrap/>
          </w:tcPr>
          <w:p w14:paraId="072136D9" w14:textId="77777777" w:rsidR="005F5B8E" w:rsidRDefault="005F5B8E" w:rsidP="005F5B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bl>
    <w:p w14:paraId="59C4C74E" w14:textId="77777777" w:rsidR="00D31D44" w:rsidRDefault="005F5B8E" w:rsidP="005F5B8E">
      <w:pPr>
        <w:rPr>
          <w:rFonts w:ascii="Calibri" w:eastAsia="Times New Roman" w:hAnsi="Calibri" w:cs="Calibri"/>
          <w:noProof/>
          <w:color w:val="000000"/>
          <w:sz w:val="22"/>
          <w:szCs w:val="22"/>
        </w:rPr>
      </w:pPr>
      <w:r w:rsidRPr="008076AF">
        <w:rPr>
          <w:noProof/>
        </w:rPr>
        <w:drawing>
          <wp:inline distT="0" distB="0" distL="0" distR="0" wp14:anchorId="20107008" wp14:editId="0830E1FB">
            <wp:extent cx="2943211" cy="1821180"/>
            <wp:effectExtent l="0" t="0" r="0" b="7620"/>
            <wp:docPr id="153661892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8929" name="Picture 1" descr="A screenshot of a video chat&#10;&#10;Description automatically generated"/>
                    <pic:cNvPicPr/>
                  </pic:nvPicPr>
                  <pic:blipFill>
                    <a:blip r:embed="rId23"/>
                    <a:stretch>
                      <a:fillRect/>
                    </a:stretch>
                  </pic:blipFill>
                  <pic:spPr>
                    <a:xfrm>
                      <a:off x="0" y="0"/>
                      <a:ext cx="2964324" cy="1834244"/>
                    </a:xfrm>
                    <a:prstGeom prst="rect">
                      <a:avLst/>
                    </a:prstGeom>
                  </pic:spPr>
                </pic:pic>
              </a:graphicData>
            </a:graphic>
          </wp:inline>
        </w:drawing>
      </w:r>
      <w:r w:rsidRPr="007D38CC">
        <w:rPr>
          <w:rFonts w:ascii="Calibri" w:eastAsia="Times New Roman" w:hAnsi="Calibri" w:cs="Calibri"/>
          <w:noProof/>
          <w:color w:val="000000"/>
          <w:sz w:val="22"/>
          <w:szCs w:val="22"/>
        </w:rPr>
        <w:drawing>
          <wp:inline distT="0" distB="0" distL="0" distR="0" wp14:anchorId="3596976C" wp14:editId="4A2AB9A3">
            <wp:extent cx="3048000" cy="1886984"/>
            <wp:effectExtent l="0" t="0" r="0" b="0"/>
            <wp:docPr id="98050999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09995" name="Picture 1" descr="A screenshot of a video chat&#10;&#10;Description automatically generated"/>
                    <pic:cNvPicPr/>
                  </pic:nvPicPr>
                  <pic:blipFill>
                    <a:blip r:embed="rId24"/>
                    <a:stretch>
                      <a:fillRect/>
                    </a:stretch>
                  </pic:blipFill>
                  <pic:spPr>
                    <a:xfrm>
                      <a:off x="0" y="0"/>
                      <a:ext cx="3059718" cy="1894239"/>
                    </a:xfrm>
                    <a:prstGeom prst="rect">
                      <a:avLst/>
                    </a:prstGeom>
                  </pic:spPr>
                </pic:pic>
              </a:graphicData>
            </a:graphic>
          </wp:inline>
        </w:drawing>
      </w:r>
    </w:p>
    <w:p w14:paraId="26C8B263" w14:textId="565A1AD8" w:rsidR="007025B6" w:rsidRDefault="005F5B8E" w:rsidP="005F5B8E">
      <w:pPr>
        <w:rPr>
          <w:rFonts w:ascii="Calibri" w:eastAsia="Times New Roman" w:hAnsi="Calibri" w:cs="Calibri"/>
          <w:noProof/>
          <w:color w:val="000000"/>
          <w:sz w:val="22"/>
          <w:szCs w:val="22"/>
        </w:rPr>
      </w:pPr>
      <w:r w:rsidRPr="007D38CC">
        <w:rPr>
          <w:b/>
          <w:bCs/>
          <w:noProof/>
        </w:rPr>
        <w:drawing>
          <wp:inline distT="0" distB="0" distL="0" distR="0" wp14:anchorId="3DC350E9" wp14:editId="4B11C65F">
            <wp:extent cx="2646837" cy="1699260"/>
            <wp:effectExtent l="0" t="0" r="1270" b="0"/>
            <wp:docPr id="1559813517"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3517" name="Picture 1" descr="A screenshot of a video chat&#10;&#10;Description automatically generated"/>
                    <pic:cNvPicPr/>
                  </pic:nvPicPr>
                  <pic:blipFill>
                    <a:blip r:embed="rId25"/>
                    <a:stretch>
                      <a:fillRect/>
                    </a:stretch>
                  </pic:blipFill>
                  <pic:spPr>
                    <a:xfrm>
                      <a:off x="0" y="0"/>
                      <a:ext cx="2670702" cy="1714582"/>
                    </a:xfrm>
                    <a:prstGeom prst="rect">
                      <a:avLst/>
                    </a:prstGeom>
                  </pic:spPr>
                </pic:pic>
              </a:graphicData>
            </a:graphic>
          </wp:inline>
        </w:drawing>
      </w:r>
    </w:p>
    <w:p w14:paraId="437F4FC1" w14:textId="77777777" w:rsidR="005F5B8E" w:rsidRPr="005F5B8E" w:rsidRDefault="005F5B8E" w:rsidP="005F5B8E"/>
    <w:p w14:paraId="19710DE0" w14:textId="77777777" w:rsidR="005F5B8E" w:rsidRPr="005F5B8E" w:rsidRDefault="005F5B8E" w:rsidP="005F5B8E"/>
    <w:p w14:paraId="7D5C1B42" w14:textId="77777777" w:rsidR="005F5B8E" w:rsidRPr="005F5B8E" w:rsidRDefault="005F5B8E" w:rsidP="005F5B8E"/>
    <w:p w14:paraId="6B85318F" w14:textId="77777777" w:rsidR="005F5B8E" w:rsidRPr="005F5B8E" w:rsidRDefault="005F5B8E" w:rsidP="005F5B8E"/>
    <w:p w14:paraId="5E8FE831" w14:textId="77777777" w:rsidR="005F5B8E" w:rsidRPr="005F5B8E" w:rsidRDefault="005F5B8E" w:rsidP="005F5B8E"/>
    <w:p w14:paraId="09423502" w14:textId="77777777" w:rsidR="005F5B8E" w:rsidRDefault="005F5B8E" w:rsidP="005F5B8E">
      <w:pPr>
        <w:rPr>
          <w:rFonts w:ascii="Calibri" w:eastAsia="Times New Roman" w:hAnsi="Calibri" w:cs="Calibri"/>
          <w:noProof/>
          <w:color w:val="000000"/>
          <w:sz w:val="22"/>
          <w:szCs w:val="22"/>
        </w:rPr>
      </w:pPr>
    </w:p>
    <w:p w14:paraId="0E34F634" w14:textId="09716F54" w:rsidR="005F5B8E" w:rsidRPr="00D31D44" w:rsidRDefault="005F5B8E" w:rsidP="005F5B8E">
      <w:pPr>
        <w:jc w:val="both"/>
        <w:rPr>
          <w:b/>
          <w:bCs/>
          <w:sz w:val="24"/>
          <w:szCs w:val="24"/>
        </w:rPr>
      </w:pPr>
      <w:r>
        <w:tab/>
      </w:r>
      <w:r w:rsidRPr="00D31D44">
        <w:rPr>
          <w:b/>
          <w:bCs/>
          <w:sz w:val="24"/>
          <w:szCs w:val="24"/>
        </w:rPr>
        <w:t xml:space="preserve">Figure </w:t>
      </w:r>
      <w:proofErr w:type="gramStart"/>
      <w:r w:rsidRPr="00D31D44">
        <w:rPr>
          <w:b/>
          <w:bCs/>
          <w:sz w:val="24"/>
          <w:szCs w:val="24"/>
        </w:rPr>
        <w:t>2 :Screenshots</w:t>
      </w:r>
      <w:proofErr w:type="gramEnd"/>
      <w:r w:rsidRPr="00D31D44">
        <w:rPr>
          <w:b/>
          <w:bCs/>
          <w:sz w:val="24"/>
          <w:szCs w:val="24"/>
        </w:rPr>
        <w:t xml:space="preserve"> of YouTube videos from </w:t>
      </w:r>
      <w:r w:rsidRPr="00D31D44">
        <w:rPr>
          <w:rFonts w:ascii="Calibri" w:eastAsia="Times New Roman" w:hAnsi="Calibri" w:cs="Calibri"/>
          <w:color w:val="000000"/>
          <w:sz w:val="24"/>
          <w:szCs w:val="24"/>
        </w:rPr>
        <w:t xml:space="preserve"> </w:t>
      </w:r>
      <w:r w:rsidRPr="00D31D44">
        <w:rPr>
          <w:b/>
          <w:bCs/>
          <w:sz w:val="24"/>
          <w:szCs w:val="24"/>
        </w:rPr>
        <w:t>Good Doctor, Grey's Anatomy and House(Top to Bottom)</w:t>
      </w:r>
      <w:r w:rsidRPr="00D31D44">
        <w:rPr>
          <w:sz w:val="24"/>
          <w:szCs w:val="24"/>
        </w:rPr>
        <w:tab/>
      </w:r>
      <w:r w:rsidRPr="00D31D44">
        <w:rPr>
          <w:sz w:val="24"/>
          <w:szCs w:val="24"/>
        </w:rPr>
        <w:tab/>
      </w:r>
      <w:r w:rsidRPr="00D31D44">
        <w:rPr>
          <w:sz w:val="24"/>
          <w:szCs w:val="24"/>
        </w:rPr>
        <w:tab/>
      </w:r>
    </w:p>
    <w:tbl>
      <w:tblPr>
        <w:tblpPr w:leftFromText="180" w:rightFromText="180" w:vertAnchor="text" w:horzAnchor="margin" w:tblpXSpec="center" w:tblpY="-749"/>
        <w:tblW w:w="11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5496"/>
        <w:gridCol w:w="1480"/>
        <w:gridCol w:w="960"/>
        <w:gridCol w:w="960"/>
      </w:tblGrid>
      <w:tr w:rsidR="007025B6" w14:paraId="6C4B5AB6" w14:textId="77777777" w:rsidTr="00AA7921">
        <w:trPr>
          <w:trHeight w:val="300"/>
        </w:trPr>
        <w:tc>
          <w:tcPr>
            <w:tcW w:w="2723" w:type="dxa"/>
            <w:tcBorders>
              <w:top w:val="nil"/>
              <w:left w:val="nil"/>
              <w:bottom w:val="nil"/>
              <w:right w:val="nil"/>
            </w:tcBorders>
            <w:noWrap/>
            <w:vAlign w:val="bottom"/>
          </w:tcPr>
          <w:p w14:paraId="539DC799" w14:textId="77777777" w:rsidR="007025B6" w:rsidRDefault="007025B6" w:rsidP="005F5B8E">
            <w:pPr>
              <w:jc w:val="both"/>
              <w:rPr>
                <w:rFonts w:ascii="Calibri" w:eastAsia="Times New Roman" w:hAnsi="Calibri" w:cs="Calibri"/>
                <w:color w:val="000000"/>
                <w:sz w:val="22"/>
                <w:szCs w:val="22"/>
              </w:rPr>
            </w:pPr>
          </w:p>
        </w:tc>
        <w:tc>
          <w:tcPr>
            <w:tcW w:w="5496" w:type="dxa"/>
            <w:tcBorders>
              <w:top w:val="nil"/>
              <w:left w:val="nil"/>
              <w:bottom w:val="nil"/>
              <w:right w:val="nil"/>
            </w:tcBorders>
            <w:noWrap/>
            <w:vAlign w:val="bottom"/>
          </w:tcPr>
          <w:p w14:paraId="6577C81E" w14:textId="77777777" w:rsidR="007025B6" w:rsidRDefault="007025B6" w:rsidP="00AA7921">
            <w:pPr>
              <w:jc w:val="left"/>
            </w:pPr>
          </w:p>
        </w:tc>
        <w:tc>
          <w:tcPr>
            <w:tcW w:w="1480" w:type="dxa"/>
            <w:tcBorders>
              <w:top w:val="nil"/>
              <w:left w:val="nil"/>
              <w:bottom w:val="nil"/>
              <w:right w:val="nil"/>
            </w:tcBorders>
            <w:noWrap/>
            <w:vAlign w:val="bottom"/>
          </w:tcPr>
          <w:p w14:paraId="08BB40CE" w14:textId="77777777" w:rsidR="007025B6" w:rsidRDefault="007025B6" w:rsidP="00AA7921">
            <w:pPr>
              <w:rPr>
                <w:rFonts w:ascii="Calibri" w:eastAsia="Times New Roman" w:hAnsi="Calibri" w:cs="Calibri"/>
                <w:color w:val="000000"/>
                <w:sz w:val="22"/>
                <w:szCs w:val="22"/>
              </w:rPr>
            </w:pPr>
          </w:p>
        </w:tc>
        <w:tc>
          <w:tcPr>
            <w:tcW w:w="960" w:type="dxa"/>
            <w:tcBorders>
              <w:top w:val="nil"/>
              <w:left w:val="nil"/>
              <w:bottom w:val="nil"/>
              <w:right w:val="nil"/>
            </w:tcBorders>
            <w:noWrap/>
            <w:vAlign w:val="bottom"/>
          </w:tcPr>
          <w:p w14:paraId="12B1E62C" w14:textId="77777777" w:rsidR="007025B6" w:rsidRDefault="007025B6" w:rsidP="00AA7921">
            <w:pPr>
              <w:jc w:val="right"/>
              <w:rPr>
                <w:rFonts w:ascii="Calibri" w:eastAsia="Times New Roman" w:hAnsi="Calibri" w:cs="Calibri"/>
                <w:color w:val="000000"/>
                <w:sz w:val="22"/>
                <w:szCs w:val="22"/>
              </w:rPr>
            </w:pPr>
          </w:p>
        </w:tc>
        <w:tc>
          <w:tcPr>
            <w:tcW w:w="960" w:type="dxa"/>
            <w:tcBorders>
              <w:top w:val="nil"/>
              <w:left w:val="nil"/>
              <w:bottom w:val="nil"/>
              <w:right w:val="nil"/>
            </w:tcBorders>
            <w:noWrap/>
            <w:vAlign w:val="bottom"/>
          </w:tcPr>
          <w:p w14:paraId="4DD7D676" w14:textId="77777777" w:rsidR="007025B6" w:rsidRDefault="007025B6" w:rsidP="00AA7921">
            <w:pPr>
              <w:jc w:val="right"/>
              <w:rPr>
                <w:rFonts w:ascii="Calibri" w:eastAsia="Times New Roman" w:hAnsi="Calibri" w:cs="Calibri"/>
                <w:color w:val="000000"/>
                <w:sz w:val="22"/>
                <w:szCs w:val="22"/>
              </w:rPr>
            </w:pPr>
          </w:p>
        </w:tc>
      </w:tr>
      <w:tr w:rsidR="007025B6" w14:paraId="0D7B257C" w14:textId="77777777" w:rsidTr="00AA7921">
        <w:trPr>
          <w:trHeight w:val="300"/>
        </w:trPr>
        <w:tc>
          <w:tcPr>
            <w:tcW w:w="2723" w:type="dxa"/>
            <w:tcBorders>
              <w:top w:val="nil"/>
              <w:left w:val="nil"/>
              <w:bottom w:val="nil"/>
              <w:right w:val="nil"/>
            </w:tcBorders>
            <w:noWrap/>
            <w:vAlign w:val="bottom"/>
          </w:tcPr>
          <w:p w14:paraId="21E3DCE6" w14:textId="77777777" w:rsidR="007025B6" w:rsidRDefault="007025B6" w:rsidP="00727C34">
            <w:pPr>
              <w:jc w:val="both"/>
              <w:rPr>
                <w:rFonts w:ascii="Calibri" w:eastAsia="Times New Roman" w:hAnsi="Calibri" w:cs="Calibri"/>
                <w:color w:val="000000"/>
                <w:sz w:val="22"/>
                <w:szCs w:val="22"/>
              </w:rPr>
            </w:pPr>
          </w:p>
        </w:tc>
        <w:tc>
          <w:tcPr>
            <w:tcW w:w="5496" w:type="dxa"/>
            <w:tcBorders>
              <w:top w:val="nil"/>
              <w:left w:val="nil"/>
              <w:bottom w:val="nil"/>
              <w:right w:val="nil"/>
            </w:tcBorders>
            <w:noWrap/>
            <w:vAlign w:val="bottom"/>
          </w:tcPr>
          <w:p w14:paraId="6402B7E6" w14:textId="77777777" w:rsidR="007025B6" w:rsidRPr="00B51B57" w:rsidRDefault="007025B6" w:rsidP="00AA7921">
            <w:pPr>
              <w:rPr>
                <w:b/>
                <w:bCs/>
              </w:rPr>
            </w:pPr>
          </w:p>
        </w:tc>
        <w:tc>
          <w:tcPr>
            <w:tcW w:w="1480" w:type="dxa"/>
            <w:tcBorders>
              <w:top w:val="nil"/>
              <w:left w:val="nil"/>
              <w:bottom w:val="nil"/>
              <w:right w:val="nil"/>
            </w:tcBorders>
            <w:noWrap/>
            <w:vAlign w:val="bottom"/>
          </w:tcPr>
          <w:p w14:paraId="03DFFA31" w14:textId="77777777" w:rsidR="007025B6" w:rsidRDefault="007025B6" w:rsidP="00AA7921">
            <w:pPr>
              <w:rPr>
                <w:rFonts w:ascii="Calibri" w:eastAsia="Times New Roman" w:hAnsi="Calibri" w:cs="Calibri"/>
                <w:color w:val="000000"/>
                <w:sz w:val="22"/>
                <w:szCs w:val="22"/>
              </w:rPr>
            </w:pPr>
          </w:p>
        </w:tc>
        <w:tc>
          <w:tcPr>
            <w:tcW w:w="960" w:type="dxa"/>
            <w:tcBorders>
              <w:top w:val="nil"/>
              <w:left w:val="nil"/>
              <w:bottom w:val="nil"/>
              <w:right w:val="nil"/>
            </w:tcBorders>
            <w:noWrap/>
            <w:vAlign w:val="bottom"/>
          </w:tcPr>
          <w:p w14:paraId="428DE0CC" w14:textId="77777777" w:rsidR="007025B6" w:rsidRDefault="007025B6" w:rsidP="00AA7921">
            <w:pPr>
              <w:jc w:val="right"/>
              <w:rPr>
                <w:rFonts w:ascii="Calibri" w:eastAsia="Times New Roman" w:hAnsi="Calibri" w:cs="Calibri"/>
                <w:color w:val="000000"/>
                <w:sz w:val="22"/>
                <w:szCs w:val="22"/>
              </w:rPr>
            </w:pPr>
          </w:p>
        </w:tc>
        <w:tc>
          <w:tcPr>
            <w:tcW w:w="960" w:type="dxa"/>
            <w:tcBorders>
              <w:top w:val="nil"/>
              <w:left w:val="nil"/>
              <w:bottom w:val="nil"/>
              <w:right w:val="nil"/>
            </w:tcBorders>
            <w:noWrap/>
            <w:vAlign w:val="bottom"/>
          </w:tcPr>
          <w:p w14:paraId="57F5D863" w14:textId="77777777" w:rsidR="007025B6" w:rsidRDefault="007025B6" w:rsidP="00AA7921">
            <w:pPr>
              <w:jc w:val="right"/>
              <w:rPr>
                <w:rFonts w:ascii="Calibri" w:eastAsia="Times New Roman" w:hAnsi="Calibri" w:cs="Calibri"/>
                <w:color w:val="000000"/>
                <w:sz w:val="22"/>
                <w:szCs w:val="22"/>
              </w:rPr>
            </w:pPr>
          </w:p>
        </w:tc>
      </w:tr>
    </w:tbl>
    <w:p w14:paraId="75944938" w14:textId="77777777" w:rsidR="005F5B8E" w:rsidRDefault="005F5B8E" w:rsidP="005F5B8E">
      <w:pPr>
        <w:jc w:val="both"/>
      </w:pPr>
    </w:p>
    <w:p w14:paraId="1E11874B" w14:textId="77777777" w:rsidR="007025B6" w:rsidRPr="0019568D" w:rsidRDefault="007025B6" w:rsidP="005F5B8E">
      <w:pPr>
        <w:pStyle w:val="Heading1"/>
        <w:rPr>
          <w:b/>
          <w:bCs/>
          <w:sz w:val="28"/>
          <w:szCs w:val="28"/>
        </w:rPr>
      </w:pPr>
      <w:r w:rsidRPr="0019568D">
        <w:rPr>
          <w:b/>
          <w:bCs/>
          <w:sz w:val="28"/>
          <w:szCs w:val="28"/>
        </w:rPr>
        <w:t>Methodology</w:t>
      </w:r>
    </w:p>
    <w:p w14:paraId="21801C8B" w14:textId="77777777" w:rsidR="007025B6" w:rsidRPr="005F5B8E" w:rsidRDefault="007025B6" w:rsidP="007025B6">
      <w:pPr>
        <w:ind w:left="720"/>
        <w:jc w:val="left"/>
        <w:rPr>
          <w:sz w:val="24"/>
          <w:szCs w:val="24"/>
        </w:rPr>
      </w:pPr>
      <w:r w:rsidRPr="005F5B8E">
        <w:rPr>
          <w:sz w:val="24"/>
          <w:szCs w:val="24"/>
        </w:rPr>
        <w:t>After the API calls, the JSONs are stored in the respective folders.</w:t>
      </w:r>
    </w:p>
    <w:p w14:paraId="4AD3C13C" w14:textId="77777777" w:rsidR="007025B6" w:rsidRPr="005F5B8E" w:rsidRDefault="007025B6" w:rsidP="007025B6">
      <w:pPr>
        <w:ind w:left="720"/>
        <w:jc w:val="left"/>
        <w:rPr>
          <w:sz w:val="24"/>
          <w:szCs w:val="24"/>
        </w:rPr>
      </w:pPr>
      <w:r w:rsidRPr="005F5B8E">
        <w:rPr>
          <w:sz w:val="24"/>
          <w:szCs w:val="24"/>
        </w:rPr>
        <w:t>These JSONs must be processed to get only the text values of the comments.</w:t>
      </w:r>
    </w:p>
    <w:p w14:paraId="38A8F23D" w14:textId="77777777" w:rsidR="007025B6" w:rsidRPr="005F5B8E" w:rsidRDefault="007025B6" w:rsidP="007025B6">
      <w:pPr>
        <w:ind w:left="720"/>
        <w:jc w:val="left"/>
        <w:rPr>
          <w:sz w:val="24"/>
          <w:szCs w:val="24"/>
        </w:rPr>
      </w:pPr>
      <w:r w:rsidRPr="005F5B8E">
        <w:rPr>
          <w:sz w:val="24"/>
          <w:szCs w:val="24"/>
        </w:rPr>
        <w:t>Figure 3 contains the flowchart of the entire procedure.</w:t>
      </w:r>
    </w:p>
    <w:p w14:paraId="4461E706" w14:textId="77777777" w:rsidR="007025B6" w:rsidRDefault="007025B6" w:rsidP="007025B6">
      <w:pPr>
        <w:ind w:left="720"/>
      </w:pPr>
      <w:r>
        <w:rPr>
          <w:noProof/>
        </w:rPr>
        <w:drawing>
          <wp:inline distT="0" distB="0" distL="0" distR="0" wp14:anchorId="7A187959" wp14:editId="19DB9AD7">
            <wp:extent cx="3956050" cy="4743450"/>
            <wp:effectExtent l="0" t="0" r="6350" b="0"/>
            <wp:docPr id="18874730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73040" name="Picture 1" descr="A diagram of a flowchart&#10;&#10;Description automatically generated"/>
                    <pic:cNvPicPr/>
                  </pic:nvPicPr>
                  <pic:blipFill>
                    <a:blip r:embed="rId26"/>
                    <a:stretch>
                      <a:fillRect/>
                    </a:stretch>
                  </pic:blipFill>
                  <pic:spPr>
                    <a:xfrm>
                      <a:off x="0" y="0"/>
                      <a:ext cx="3956050" cy="4743450"/>
                    </a:xfrm>
                    <a:prstGeom prst="rect">
                      <a:avLst/>
                    </a:prstGeom>
                  </pic:spPr>
                </pic:pic>
              </a:graphicData>
            </a:graphic>
          </wp:inline>
        </w:drawing>
      </w:r>
    </w:p>
    <w:p w14:paraId="7AE8BB5A" w14:textId="77777777" w:rsidR="007025B6" w:rsidRPr="00AC57AF" w:rsidRDefault="007025B6" w:rsidP="007025B6">
      <w:pPr>
        <w:ind w:left="720"/>
        <w:rPr>
          <w:b/>
          <w:bCs/>
        </w:rPr>
      </w:pPr>
      <w:r w:rsidRPr="00AC57AF">
        <w:rPr>
          <w:b/>
          <w:bCs/>
        </w:rPr>
        <w:t xml:space="preserve">Figure </w:t>
      </w:r>
      <w:r>
        <w:rPr>
          <w:b/>
          <w:bCs/>
        </w:rPr>
        <w:t>3</w:t>
      </w:r>
      <w:r w:rsidRPr="00AC57AF">
        <w:rPr>
          <w:b/>
          <w:bCs/>
        </w:rPr>
        <w:t>: Flow chart of the process</w:t>
      </w:r>
    </w:p>
    <w:p w14:paraId="4D68544B" w14:textId="77777777" w:rsidR="007025B6" w:rsidRPr="005F5B8E" w:rsidRDefault="007025B6" w:rsidP="007025B6">
      <w:pPr>
        <w:ind w:left="720"/>
        <w:jc w:val="both"/>
        <w:rPr>
          <w:sz w:val="24"/>
          <w:szCs w:val="24"/>
        </w:rPr>
      </w:pPr>
      <w:r w:rsidRPr="005F5B8E">
        <w:rPr>
          <w:sz w:val="24"/>
          <w:szCs w:val="24"/>
        </w:rPr>
        <w:t xml:space="preserve"> Three different methods are used to solve this problem. The results of these will be </w:t>
      </w:r>
      <w:proofErr w:type="gramStart"/>
      <w:r w:rsidRPr="005F5B8E">
        <w:rPr>
          <w:sz w:val="24"/>
          <w:szCs w:val="24"/>
        </w:rPr>
        <w:t>compared and contrasted</w:t>
      </w:r>
      <w:proofErr w:type="gramEnd"/>
      <w:r w:rsidRPr="005F5B8E">
        <w:rPr>
          <w:sz w:val="24"/>
          <w:szCs w:val="24"/>
        </w:rPr>
        <w:t>.</w:t>
      </w:r>
    </w:p>
    <w:p w14:paraId="3676B0F7" w14:textId="77777777" w:rsidR="007025B6" w:rsidRPr="005F5B8E" w:rsidRDefault="007025B6" w:rsidP="007025B6">
      <w:pPr>
        <w:pStyle w:val="ListParagraph"/>
        <w:numPr>
          <w:ilvl w:val="0"/>
          <w:numId w:val="4"/>
        </w:numPr>
        <w:jc w:val="both"/>
        <w:rPr>
          <w:b/>
          <w:bCs/>
          <w:sz w:val="24"/>
          <w:szCs w:val="24"/>
        </w:rPr>
      </w:pPr>
      <w:r w:rsidRPr="005F5B8E">
        <w:rPr>
          <w:sz w:val="24"/>
          <w:szCs w:val="24"/>
        </w:rPr>
        <w:t xml:space="preserve"> </w:t>
      </w:r>
      <w:r w:rsidRPr="005F5B8E">
        <w:rPr>
          <w:b/>
          <w:bCs/>
          <w:sz w:val="24"/>
          <w:szCs w:val="24"/>
        </w:rPr>
        <w:t xml:space="preserve">Divide and </w:t>
      </w:r>
      <w:commentRangeStart w:id="20"/>
      <w:commentRangeStart w:id="21"/>
      <w:proofErr w:type="gramStart"/>
      <w:r w:rsidRPr="005F5B8E">
        <w:rPr>
          <w:b/>
          <w:bCs/>
          <w:sz w:val="24"/>
          <w:szCs w:val="24"/>
        </w:rPr>
        <w:t>Conquer</w:t>
      </w:r>
      <w:commentRangeEnd w:id="20"/>
      <w:proofErr w:type="gramEnd"/>
      <w:r w:rsidRPr="005F5B8E">
        <w:rPr>
          <w:rStyle w:val="CommentReference"/>
          <w:rFonts w:eastAsiaTheme="minorHAnsi"/>
          <w:sz w:val="24"/>
          <w:szCs w:val="24"/>
        </w:rPr>
        <w:commentReference w:id="20"/>
      </w:r>
      <w:commentRangeEnd w:id="21"/>
      <w:r w:rsidRPr="005F5B8E">
        <w:rPr>
          <w:rStyle w:val="CommentReference"/>
          <w:rFonts w:eastAsiaTheme="minorHAnsi"/>
          <w:sz w:val="24"/>
          <w:szCs w:val="24"/>
        </w:rPr>
        <w:commentReference w:id="21"/>
      </w:r>
      <w:r w:rsidRPr="005F5B8E">
        <w:rPr>
          <w:b/>
          <w:bCs/>
          <w:sz w:val="24"/>
          <w:szCs w:val="24"/>
        </w:rPr>
        <w:t>:</w:t>
      </w:r>
    </w:p>
    <w:p w14:paraId="026FC6E8" w14:textId="77777777" w:rsidR="007025B6" w:rsidRPr="005F5B8E" w:rsidRDefault="007025B6" w:rsidP="007025B6">
      <w:pPr>
        <w:pStyle w:val="ListParagraph"/>
        <w:jc w:val="both"/>
        <w:rPr>
          <w:sz w:val="24"/>
          <w:szCs w:val="24"/>
        </w:rPr>
      </w:pPr>
      <w:r w:rsidRPr="005F5B8E">
        <w:rPr>
          <w:sz w:val="24"/>
          <w:szCs w:val="24"/>
        </w:rPr>
        <w:t>Comments can be divided and processed to find what is needed. Here, natural language processing (NLP) can be used. Some keywords like “episode,” “season,” show”, etc. can be used for the search.  Regex can be used here.</w:t>
      </w:r>
    </w:p>
    <w:p w14:paraId="152E5739" w14:textId="2FEC1974" w:rsidR="0093388D" w:rsidRPr="005F5B8E" w:rsidRDefault="007025B6" w:rsidP="007025B6">
      <w:pPr>
        <w:pStyle w:val="ListParagraph"/>
        <w:jc w:val="both"/>
        <w:rPr>
          <w:sz w:val="24"/>
          <w:szCs w:val="24"/>
        </w:rPr>
      </w:pPr>
      <w:r w:rsidRPr="005F5B8E">
        <w:rPr>
          <w:sz w:val="24"/>
          <w:szCs w:val="24"/>
        </w:rPr>
        <w:t>“</w:t>
      </w:r>
      <w:proofErr w:type="spellStart"/>
      <w:proofErr w:type="gramStart"/>
      <w:r w:rsidRPr="005F5B8E">
        <w:rPr>
          <w:sz w:val="24"/>
          <w:szCs w:val="24"/>
        </w:rPr>
        <w:t>episode.json</w:t>
      </w:r>
      <w:proofErr w:type="spellEnd"/>
      <w:proofErr w:type="gramEnd"/>
      <w:r w:rsidRPr="005F5B8E">
        <w:rPr>
          <w:sz w:val="24"/>
          <w:szCs w:val="24"/>
        </w:rPr>
        <w:t>” would be of great use here, as we will be only looking at comments that have ‘episode’ in them. The Comments list can be processed using divide and conquer.</w:t>
      </w:r>
      <w:r w:rsidRPr="005F5B8E">
        <w:rPr>
          <w:b/>
          <w:bCs/>
          <w:color w:val="000000" w:themeColor="text1"/>
          <w:kern w:val="24"/>
          <w:sz w:val="24"/>
          <w:szCs w:val="24"/>
          <w:lang w:val="pt-BR"/>
        </w:rPr>
        <w:t xml:space="preserve"> </w:t>
      </w:r>
      <w:r w:rsidRPr="005F5B8E">
        <w:rPr>
          <w:sz w:val="24"/>
          <w:szCs w:val="24"/>
          <w:lang w:val="pt-BR"/>
        </w:rPr>
        <w:t>Time complexity is O(n * log(n) * p), where n is the number of comments and p is the number of patterns.</w:t>
      </w:r>
    </w:p>
    <w:p w14:paraId="2DD4EE3E" w14:textId="77777777" w:rsidR="007025B6" w:rsidRPr="005F5B8E" w:rsidRDefault="007025B6" w:rsidP="007025B6">
      <w:pPr>
        <w:pStyle w:val="ListParagraph"/>
        <w:jc w:val="both"/>
        <w:rPr>
          <w:sz w:val="24"/>
          <w:szCs w:val="24"/>
        </w:rPr>
      </w:pPr>
    </w:p>
    <w:p w14:paraId="5CC48468" w14:textId="77777777" w:rsidR="007025B6" w:rsidRPr="005F5B8E" w:rsidRDefault="007025B6" w:rsidP="007025B6">
      <w:pPr>
        <w:pStyle w:val="ListParagraph"/>
        <w:jc w:val="both"/>
        <w:rPr>
          <w:sz w:val="24"/>
          <w:szCs w:val="24"/>
        </w:rPr>
      </w:pPr>
      <w:r w:rsidRPr="005F5B8E">
        <w:rPr>
          <w:sz w:val="24"/>
          <w:szCs w:val="24"/>
        </w:rPr>
        <w:t>Figure 4 is the pseudocode of this method.</w:t>
      </w:r>
    </w:p>
    <w:p w14:paraId="7A9C445B" w14:textId="77777777" w:rsidR="007025B6" w:rsidRDefault="007025B6" w:rsidP="007025B6">
      <w:pPr>
        <w:pStyle w:val="ListParagraph"/>
      </w:pPr>
      <w:r w:rsidRPr="00893476">
        <w:rPr>
          <w:noProof/>
        </w:rPr>
        <w:lastRenderedPageBreak/>
        <w:drawing>
          <wp:inline distT="0" distB="0" distL="0" distR="0" wp14:anchorId="3BB0FEAF" wp14:editId="73789EE1">
            <wp:extent cx="3195955" cy="1767840"/>
            <wp:effectExtent l="0" t="0" r="4445" b="3810"/>
            <wp:docPr id="11" name="Picture 10" descr="A screenshot of a computer program&#10;&#10;Description automatically generated">
              <a:extLst xmlns:a="http://schemas.openxmlformats.org/drawingml/2006/main">
                <a:ext uri="{FF2B5EF4-FFF2-40B4-BE49-F238E27FC236}">
                  <a16:creationId xmlns:a16="http://schemas.microsoft.com/office/drawing/2014/main" id="{2EEC2B99-2194-5E1B-0785-11DE1CC1F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program&#10;&#10;Description automatically generated">
                      <a:extLst>
                        <a:ext uri="{FF2B5EF4-FFF2-40B4-BE49-F238E27FC236}">
                          <a16:creationId xmlns:a16="http://schemas.microsoft.com/office/drawing/2014/main" id="{2EEC2B99-2194-5E1B-0785-11DE1CC1FAAD}"/>
                        </a:ext>
                      </a:extLst>
                    </pic:cNvPr>
                    <pic:cNvPicPr>
                      <a:picLocks noChangeAspect="1"/>
                    </pic:cNvPicPr>
                  </pic:nvPicPr>
                  <pic:blipFill>
                    <a:blip r:embed="rId27"/>
                    <a:stretch>
                      <a:fillRect/>
                    </a:stretch>
                  </pic:blipFill>
                  <pic:spPr>
                    <a:xfrm>
                      <a:off x="0" y="0"/>
                      <a:ext cx="3195955" cy="1767840"/>
                    </a:xfrm>
                    <a:prstGeom prst="rect">
                      <a:avLst/>
                    </a:prstGeom>
                  </pic:spPr>
                </pic:pic>
              </a:graphicData>
            </a:graphic>
          </wp:inline>
        </w:drawing>
      </w:r>
    </w:p>
    <w:p w14:paraId="57F74487" w14:textId="77777777" w:rsidR="007025B6" w:rsidRDefault="007025B6" w:rsidP="007025B6">
      <w:pPr>
        <w:jc w:val="both"/>
      </w:pPr>
      <w:r>
        <w:tab/>
      </w:r>
    </w:p>
    <w:p w14:paraId="440CD76B" w14:textId="7C1D418C" w:rsidR="007025B6" w:rsidRPr="00D31D44" w:rsidRDefault="007025B6" w:rsidP="007025B6">
      <w:pPr>
        <w:pStyle w:val="ListParagraph"/>
        <w:ind w:left="0"/>
        <w:rPr>
          <w:b/>
          <w:bCs/>
          <w:sz w:val="24"/>
          <w:szCs w:val="24"/>
        </w:rPr>
      </w:pPr>
      <w:r w:rsidRPr="00D31D44">
        <w:rPr>
          <w:b/>
          <w:bCs/>
          <w:sz w:val="24"/>
          <w:szCs w:val="24"/>
        </w:rPr>
        <w:t xml:space="preserve">Figure 4: Pseudocode of divide and </w:t>
      </w:r>
      <w:proofErr w:type="gramStart"/>
      <w:r w:rsidRPr="00D31D44">
        <w:rPr>
          <w:b/>
          <w:bCs/>
          <w:sz w:val="24"/>
          <w:szCs w:val="24"/>
        </w:rPr>
        <w:t>conquer</w:t>
      </w:r>
      <w:proofErr w:type="gramEnd"/>
    </w:p>
    <w:p w14:paraId="6EED352D" w14:textId="77777777" w:rsidR="007025B6" w:rsidRPr="005F5B8E" w:rsidRDefault="007025B6" w:rsidP="007025B6">
      <w:pPr>
        <w:pStyle w:val="ListParagraph"/>
        <w:numPr>
          <w:ilvl w:val="0"/>
          <w:numId w:val="4"/>
        </w:numPr>
        <w:jc w:val="both"/>
        <w:rPr>
          <w:b/>
          <w:bCs/>
          <w:sz w:val="24"/>
          <w:szCs w:val="24"/>
        </w:rPr>
      </w:pPr>
      <w:r w:rsidRPr="005F5B8E">
        <w:rPr>
          <w:b/>
          <w:bCs/>
          <w:sz w:val="24"/>
          <w:szCs w:val="24"/>
        </w:rPr>
        <w:t xml:space="preserve">Greedy </w:t>
      </w:r>
      <w:commentRangeStart w:id="22"/>
      <w:commentRangeStart w:id="23"/>
      <w:r w:rsidRPr="005F5B8E">
        <w:rPr>
          <w:b/>
          <w:bCs/>
          <w:sz w:val="24"/>
          <w:szCs w:val="24"/>
        </w:rPr>
        <w:t>strategy</w:t>
      </w:r>
      <w:commentRangeEnd w:id="22"/>
      <w:r w:rsidRPr="005F5B8E">
        <w:rPr>
          <w:rStyle w:val="CommentReference"/>
          <w:rFonts w:asciiTheme="minorHAnsi" w:eastAsiaTheme="minorHAnsi" w:hAnsiTheme="minorHAnsi" w:cstheme="minorBidi"/>
          <w:sz w:val="24"/>
          <w:szCs w:val="24"/>
        </w:rPr>
        <w:commentReference w:id="22"/>
      </w:r>
      <w:commentRangeEnd w:id="23"/>
      <w:r w:rsidRPr="005F5B8E">
        <w:rPr>
          <w:rStyle w:val="CommentReference"/>
          <w:rFonts w:asciiTheme="minorHAnsi" w:eastAsiaTheme="minorHAnsi" w:hAnsiTheme="minorHAnsi" w:cstheme="minorBidi"/>
          <w:sz w:val="24"/>
          <w:szCs w:val="24"/>
        </w:rPr>
        <w:commentReference w:id="23"/>
      </w:r>
      <w:r w:rsidRPr="005F5B8E">
        <w:rPr>
          <w:b/>
          <w:bCs/>
          <w:sz w:val="24"/>
          <w:szCs w:val="24"/>
        </w:rPr>
        <w:t>:</w:t>
      </w:r>
    </w:p>
    <w:p w14:paraId="1D1E00C0" w14:textId="77777777" w:rsidR="007025B6" w:rsidRPr="005F5B8E" w:rsidRDefault="007025B6" w:rsidP="007025B6">
      <w:pPr>
        <w:pStyle w:val="ListParagraph"/>
        <w:jc w:val="both"/>
        <w:rPr>
          <w:sz w:val="24"/>
          <w:szCs w:val="24"/>
        </w:rPr>
      </w:pPr>
      <w:r w:rsidRPr="005F5B8E">
        <w:rPr>
          <w:sz w:val="24"/>
          <w:szCs w:val="24"/>
        </w:rPr>
        <w:t>It is observed that episode/season information is often given in the comments after a question regarding the same.</w:t>
      </w:r>
    </w:p>
    <w:p w14:paraId="230F93E7" w14:textId="77777777" w:rsidR="007025B6" w:rsidRPr="005F5B8E" w:rsidRDefault="007025B6" w:rsidP="007025B6">
      <w:pPr>
        <w:pStyle w:val="ListParagraph"/>
        <w:jc w:val="both"/>
        <w:rPr>
          <w:sz w:val="24"/>
          <w:szCs w:val="24"/>
        </w:rPr>
      </w:pPr>
      <w:r w:rsidRPr="005F5B8E">
        <w:rPr>
          <w:sz w:val="24"/>
          <w:szCs w:val="24"/>
        </w:rPr>
        <w:t xml:space="preserve">For example, if “What is this episode?” is the comment. The replies to this comment may have the correct information. Using the greedy method, we can first search for those replies. If we get an answer here, we don’t </w:t>
      </w:r>
      <w:proofErr w:type="gramStart"/>
      <w:r w:rsidRPr="005F5B8E">
        <w:rPr>
          <w:sz w:val="24"/>
          <w:szCs w:val="24"/>
        </w:rPr>
        <w:t>search</w:t>
      </w:r>
      <w:proofErr w:type="gramEnd"/>
      <w:r w:rsidRPr="005F5B8E">
        <w:rPr>
          <w:sz w:val="24"/>
          <w:szCs w:val="24"/>
        </w:rPr>
        <w:t xml:space="preserve"> the remaining quires.</w:t>
      </w:r>
    </w:p>
    <w:p w14:paraId="27A9C9B4" w14:textId="77777777" w:rsidR="007025B6" w:rsidRDefault="007025B6" w:rsidP="007025B6">
      <w:pPr>
        <w:pStyle w:val="ListParagraph"/>
      </w:pPr>
      <w:r w:rsidRPr="0053334C">
        <w:rPr>
          <w:noProof/>
        </w:rPr>
        <w:drawing>
          <wp:inline distT="0" distB="0" distL="0" distR="0" wp14:anchorId="12451958" wp14:editId="2F659CFB">
            <wp:extent cx="2998047" cy="2370392"/>
            <wp:effectExtent l="0" t="0" r="0" b="0"/>
            <wp:docPr id="2144429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29022" name="Picture 1" descr="A screen shot of a computer&#10;&#10;Description automatically generated"/>
                    <pic:cNvPicPr/>
                  </pic:nvPicPr>
                  <pic:blipFill>
                    <a:blip r:embed="rId28"/>
                    <a:stretch>
                      <a:fillRect/>
                    </a:stretch>
                  </pic:blipFill>
                  <pic:spPr>
                    <a:xfrm>
                      <a:off x="0" y="0"/>
                      <a:ext cx="3032638" cy="2397742"/>
                    </a:xfrm>
                    <a:prstGeom prst="rect">
                      <a:avLst/>
                    </a:prstGeom>
                  </pic:spPr>
                </pic:pic>
              </a:graphicData>
            </a:graphic>
          </wp:inline>
        </w:drawing>
      </w:r>
    </w:p>
    <w:p w14:paraId="37ABCE7D" w14:textId="77777777" w:rsidR="007025B6" w:rsidRDefault="007025B6" w:rsidP="007025B6">
      <w:pPr>
        <w:pStyle w:val="ListParagraph"/>
        <w:jc w:val="both"/>
      </w:pPr>
    </w:p>
    <w:p w14:paraId="551D71EB" w14:textId="77777777" w:rsidR="007025B6" w:rsidRPr="00D31D44" w:rsidRDefault="007025B6" w:rsidP="007025B6">
      <w:pPr>
        <w:pStyle w:val="ListParagraph"/>
        <w:rPr>
          <w:b/>
          <w:bCs/>
          <w:sz w:val="24"/>
          <w:szCs w:val="24"/>
        </w:rPr>
      </w:pPr>
      <w:r w:rsidRPr="00D31D44">
        <w:rPr>
          <w:b/>
          <w:bCs/>
          <w:sz w:val="24"/>
          <w:szCs w:val="24"/>
        </w:rPr>
        <w:t>Figure 5: Pseudocode of Greedy method</w:t>
      </w:r>
    </w:p>
    <w:p w14:paraId="65A81C69" w14:textId="77777777" w:rsidR="007025B6" w:rsidRPr="005F5B8E" w:rsidRDefault="007025B6" w:rsidP="007025B6">
      <w:pPr>
        <w:pStyle w:val="ListParagraph"/>
        <w:jc w:val="both"/>
        <w:rPr>
          <w:b/>
          <w:bCs/>
          <w:sz w:val="24"/>
          <w:szCs w:val="24"/>
        </w:rPr>
      </w:pPr>
    </w:p>
    <w:p w14:paraId="7D56D264" w14:textId="77777777" w:rsidR="007025B6" w:rsidRPr="005F5B8E" w:rsidRDefault="007025B6" w:rsidP="007025B6">
      <w:pPr>
        <w:pStyle w:val="ListParagraph"/>
        <w:numPr>
          <w:ilvl w:val="0"/>
          <w:numId w:val="4"/>
        </w:numPr>
        <w:jc w:val="both"/>
        <w:rPr>
          <w:b/>
          <w:bCs/>
          <w:sz w:val="24"/>
          <w:szCs w:val="24"/>
        </w:rPr>
      </w:pPr>
      <w:r w:rsidRPr="005F5B8E">
        <w:rPr>
          <w:b/>
          <w:bCs/>
          <w:sz w:val="24"/>
          <w:szCs w:val="24"/>
        </w:rPr>
        <w:t xml:space="preserve">Most </w:t>
      </w:r>
      <w:commentRangeStart w:id="24"/>
      <w:commentRangeStart w:id="25"/>
      <w:r w:rsidRPr="005F5B8E">
        <w:rPr>
          <w:b/>
          <w:bCs/>
          <w:sz w:val="24"/>
          <w:szCs w:val="24"/>
        </w:rPr>
        <w:t xml:space="preserve">Commonly </w:t>
      </w:r>
      <w:commentRangeEnd w:id="24"/>
      <w:r w:rsidRPr="005F5B8E">
        <w:rPr>
          <w:rStyle w:val="CommentReference"/>
          <w:rFonts w:eastAsiaTheme="minorHAnsi"/>
          <w:sz w:val="24"/>
          <w:szCs w:val="24"/>
        </w:rPr>
        <w:commentReference w:id="24"/>
      </w:r>
      <w:commentRangeEnd w:id="25"/>
      <w:r w:rsidRPr="005F5B8E">
        <w:rPr>
          <w:rStyle w:val="CommentReference"/>
          <w:rFonts w:eastAsiaTheme="minorHAnsi"/>
          <w:sz w:val="24"/>
          <w:szCs w:val="24"/>
        </w:rPr>
        <w:commentReference w:id="25"/>
      </w:r>
      <w:r w:rsidRPr="005F5B8E">
        <w:rPr>
          <w:b/>
          <w:bCs/>
          <w:sz w:val="24"/>
          <w:szCs w:val="24"/>
        </w:rPr>
        <w:t>used:</w:t>
      </w:r>
    </w:p>
    <w:p w14:paraId="06D235E6" w14:textId="77777777" w:rsidR="007025B6" w:rsidRDefault="007025B6" w:rsidP="007025B6">
      <w:pPr>
        <w:pStyle w:val="ListParagraph"/>
        <w:jc w:val="both"/>
        <w:rPr>
          <w:sz w:val="24"/>
          <w:szCs w:val="24"/>
        </w:rPr>
      </w:pPr>
      <w:r w:rsidRPr="005F5B8E">
        <w:rPr>
          <w:sz w:val="24"/>
          <w:szCs w:val="24"/>
        </w:rPr>
        <w:t xml:space="preserve">The </w:t>
      </w:r>
      <w:proofErr w:type="gramStart"/>
      <w:r w:rsidRPr="005F5B8E">
        <w:rPr>
          <w:sz w:val="24"/>
          <w:szCs w:val="24"/>
        </w:rPr>
        <w:t>most commonly used</w:t>
      </w:r>
      <w:proofErr w:type="gramEnd"/>
      <w:r w:rsidRPr="005F5B8E">
        <w:rPr>
          <w:sz w:val="24"/>
          <w:szCs w:val="24"/>
        </w:rPr>
        <w:t xml:space="preserve"> numbers and words are retrieved from all the comments to gather essential words about the series. For example, if ‘3’ is very commonly used, it might be a season number. The actor’s information may also be available in this way.</w:t>
      </w:r>
    </w:p>
    <w:p w14:paraId="3B9A48E2" w14:textId="529AF9BA" w:rsidR="00904E4B" w:rsidRDefault="00904E4B" w:rsidP="007025B6">
      <w:pPr>
        <w:pStyle w:val="ListParagraph"/>
        <w:jc w:val="both"/>
        <w:rPr>
          <w:sz w:val="24"/>
          <w:szCs w:val="24"/>
        </w:rPr>
      </w:pPr>
      <w:r>
        <w:rPr>
          <w:sz w:val="24"/>
          <w:szCs w:val="24"/>
        </w:rPr>
        <w:t xml:space="preserve">2 </w:t>
      </w:r>
      <w:proofErr w:type="gramStart"/>
      <w:r>
        <w:rPr>
          <w:sz w:val="24"/>
          <w:szCs w:val="24"/>
        </w:rPr>
        <w:t>most commonly used</w:t>
      </w:r>
      <w:proofErr w:type="gramEnd"/>
      <w:r>
        <w:rPr>
          <w:sz w:val="24"/>
          <w:szCs w:val="24"/>
        </w:rPr>
        <w:t xml:space="preserve"> numbers are retrieved. They can be treated as episode and season numbers. </w:t>
      </w:r>
    </w:p>
    <w:p w14:paraId="124793A7" w14:textId="53C77202" w:rsidR="00904E4B" w:rsidRDefault="00904E4B" w:rsidP="007025B6">
      <w:pPr>
        <w:pStyle w:val="ListParagraph"/>
        <w:jc w:val="both"/>
        <w:rPr>
          <w:sz w:val="24"/>
          <w:szCs w:val="24"/>
        </w:rPr>
      </w:pPr>
      <w:r>
        <w:rPr>
          <w:sz w:val="24"/>
          <w:szCs w:val="24"/>
        </w:rPr>
        <w:t xml:space="preserve">Also, </w:t>
      </w:r>
      <w:proofErr w:type="gramStart"/>
      <w:r>
        <w:rPr>
          <w:sz w:val="24"/>
          <w:szCs w:val="24"/>
        </w:rPr>
        <w:t>most commonly used</w:t>
      </w:r>
      <w:proofErr w:type="gramEnd"/>
      <w:r>
        <w:rPr>
          <w:sz w:val="24"/>
          <w:szCs w:val="24"/>
        </w:rPr>
        <w:t xml:space="preserve"> word is </w:t>
      </w:r>
      <w:proofErr w:type="spellStart"/>
      <w:r>
        <w:rPr>
          <w:sz w:val="24"/>
          <w:szCs w:val="24"/>
        </w:rPr>
        <w:t>retived</w:t>
      </w:r>
      <w:proofErr w:type="spellEnd"/>
      <w:r>
        <w:rPr>
          <w:sz w:val="24"/>
          <w:szCs w:val="24"/>
        </w:rPr>
        <w:t>, it is “series” name.</w:t>
      </w:r>
    </w:p>
    <w:p w14:paraId="4D34ACF1" w14:textId="5A5CE657" w:rsidR="00904E4B" w:rsidRPr="005F5B8E" w:rsidRDefault="00904E4B" w:rsidP="007025B6">
      <w:pPr>
        <w:pStyle w:val="ListParagraph"/>
        <w:jc w:val="both"/>
        <w:rPr>
          <w:sz w:val="24"/>
          <w:szCs w:val="24"/>
        </w:rPr>
      </w:pPr>
      <w:r>
        <w:rPr>
          <w:sz w:val="24"/>
          <w:szCs w:val="24"/>
        </w:rPr>
        <w:t>But we must give in advance a list of words to be ignored (like pronouns, articles etc.).</w:t>
      </w:r>
    </w:p>
    <w:p w14:paraId="5393B922" w14:textId="77777777" w:rsidR="007025B6" w:rsidRDefault="007025B6" w:rsidP="007025B6">
      <w:pPr>
        <w:pStyle w:val="ListParagraph"/>
      </w:pPr>
      <w:r w:rsidRPr="00245DE8">
        <w:rPr>
          <w:noProof/>
        </w:rPr>
        <w:lastRenderedPageBreak/>
        <w:drawing>
          <wp:inline distT="0" distB="0" distL="0" distR="0" wp14:anchorId="4C51F194" wp14:editId="536E556C">
            <wp:extent cx="3534622" cy="2413000"/>
            <wp:effectExtent l="0" t="0" r="8890" b="6350"/>
            <wp:docPr id="20" name="Picture 19" descr="A screenshot of a computer&#10;&#10;Description automatically generated">
              <a:extLst xmlns:a="http://schemas.openxmlformats.org/drawingml/2006/main">
                <a:ext uri="{FF2B5EF4-FFF2-40B4-BE49-F238E27FC236}">
                  <a16:creationId xmlns:a16="http://schemas.microsoft.com/office/drawing/2014/main" id="{899C98B6-5245-76ED-4924-D32DEE48C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computer&#10;&#10;Description automatically generated">
                      <a:extLst>
                        <a:ext uri="{FF2B5EF4-FFF2-40B4-BE49-F238E27FC236}">
                          <a16:creationId xmlns:a16="http://schemas.microsoft.com/office/drawing/2014/main" id="{899C98B6-5245-76ED-4924-D32DEE48C757}"/>
                        </a:ext>
                      </a:extLst>
                    </pic:cNvPr>
                    <pic:cNvPicPr>
                      <a:picLocks noChangeAspect="1"/>
                    </pic:cNvPicPr>
                  </pic:nvPicPr>
                  <pic:blipFill>
                    <a:blip r:embed="rId29"/>
                    <a:stretch>
                      <a:fillRect/>
                    </a:stretch>
                  </pic:blipFill>
                  <pic:spPr>
                    <a:xfrm>
                      <a:off x="0" y="0"/>
                      <a:ext cx="3539062" cy="2416031"/>
                    </a:xfrm>
                    <a:prstGeom prst="rect">
                      <a:avLst/>
                    </a:prstGeom>
                  </pic:spPr>
                </pic:pic>
              </a:graphicData>
            </a:graphic>
          </wp:inline>
        </w:drawing>
      </w:r>
    </w:p>
    <w:p w14:paraId="65322803" w14:textId="77777777" w:rsidR="007025B6" w:rsidRPr="00D31D44" w:rsidRDefault="007025B6" w:rsidP="007025B6">
      <w:pPr>
        <w:pStyle w:val="ListParagraph"/>
        <w:rPr>
          <w:b/>
          <w:bCs/>
          <w:sz w:val="24"/>
          <w:szCs w:val="24"/>
        </w:rPr>
      </w:pPr>
      <w:r w:rsidRPr="00D31D44">
        <w:rPr>
          <w:b/>
          <w:bCs/>
          <w:sz w:val="24"/>
          <w:szCs w:val="24"/>
        </w:rPr>
        <w:t xml:space="preserve">Figure 6: Pseudocode of Most </w:t>
      </w:r>
      <w:commentRangeStart w:id="26"/>
      <w:commentRangeStart w:id="27"/>
      <w:r w:rsidRPr="00D31D44">
        <w:rPr>
          <w:b/>
          <w:bCs/>
          <w:sz w:val="24"/>
          <w:szCs w:val="24"/>
        </w:rPr>
        <w:t xml:space="preserve">Commonly </w:t>
      </w:r>
      <w:commentRangeEnd w:id="26"/>
      <w:r w:rsidRPr="00D31D44">
        <w:rPr>
          <w:rStyle w:val="CommentReference"/>
          <w:rFonts w:asciiTheme="minorHAnsi" w:eastAsiaTheme="minorHAnsi" w:hAnsiTheme="minorHAnsi" w:cstheme="minorBidi"/>
          <w:sz w:val="24"/>
          <w:szCs w:val="24"/>
        </w:rPr>
        <w:commentReference w:id="26"/>
      </w:r>
      <w:commentRangeEnd w:id="27"/>
      <w:r w:rsidRPr="00D31D44">
        <w:rPr>
          <w:rStyle w:val="CommentReference"/>
          <w:rFonts w:asciiTheme="minorHAnsi" w:eastAsiaTheme="minorHAnsi" w:hAnsiTheme="minorHAnsi" w:cstheme="minorBidi"/>
          <w:sz w:val="24"/>
          <w:szCs w:val="24"/>
        </w:rPr>
        <w:commentReference w:id="27"/>
      </w:r>
      <w:proofErr w:type="gramStart"/>
      <w:r w:rsidRPr="00D31D44">
        <w:rPr>
          <w:b/>
          <w:bCs/>
          <w:sz w:val="24"/>
          <w:szCs w:val="24"/>
        </w:rPr>
        <w:t>used</w:t>
      </w:r>
      <w:proofErr w:type="gramEnd"/>
    </w:p>
    <w:p w14:paraId="5035F30D" w14:textId="77777777" w:rsidR="007025B6" w:rsidRPr="00D31D44" w:rsidRDefault="007025B6" w:rsidP="007025B6">
      <w:pPr>
        <w:pStyle w:val="ListParagraph"/>
        <w:jc w:val="both"/>
        <w:rPr>
          <w:sz w:val="24"/>
          <w:szCs w:val="24"/>
        </w:rPr>
      </w:pPr>
    </w:p>
    <w:p w14:paraId="015A4790" w14:textId="77777777" w:rsidR="005F5B8E" w:rsidRDefault="005F5B8E" w:rsidP="005F5B8E">
      <w:pPr>
        <w:pStyle w:val="ListParagraph"/>
        <w:jc w:val="both"/>
        <w:rPr>
          <w:b/>
          <w:bCs/>
          <w:sz w:val="24"/>
          <w:szCs w:val="24"/>
        </w:rPr>
      </w:pPr>
    </w:p>
    <w:p w14:paraId="3B956B25" w14:textId="77777777" w:rsidR="005F5B8E" w:rsidRDefault="005F5B8E" w:rsidP="005F5B8E">
      <w:pPr>
        <w:pStyle w:val="ListParagraph"/>
        <w:jc w:val="both"/>
        <w:rPr>
          <w:b/>
          <w:bCs/>
          <w:sz w:val="24"/>
          <w:szCs w:val="24"/>
        </w:rPr>
      </w:pPr>
    </w:p>
    <w:p w14:paraId="40BA0C25" w14:textId="7F780CF1" w:rsidR="007025B6" w:rsidRPr="005F5B8E" w:rsidRDefault="007025B6" w:rsidP="007025B6">
      <w:pPr>
        <w:pStyle w:val="ListParagraph"/>
        <w:numPr>
          <w:ilvl w:val="0"/>
          <w:numId w:val="4"/>
        </w:numPr>
        <w:jc w:val="both"/>
        <w:rPr>
          <w:b/>
          <w:bCs/>
          <w:sz w:val="24"/>
          <w:szCs w:val="24"/>
        </w:rPr>
      </w:pPr>
      <w:r w:rsidRPr="005F5B8E">
        <w:rPr>
          <w:b/>
          <w:bCs/>
          <w:sz w:val="24"/>
          <w:szCs w:val="24"/>
        </w:rPr>
        <w:t>Knuth-</w:t>
      </w:r>
      <w:proofErr w:type="spellStart"/>
      <w:r w:rsidRPr="005F5B8E">
        <w:rPr>
          <w:b/>
          <w:bCs/>
          <w:sz w:val="24"/>
          <w:szCs w:val="24"/>
        </w:rPr>
        <w:t>Morries_Pratt</w:t>
      </w:r>
      <w:proofErr w:type="spellEnd"/>
      <w:r w:rsidRPr="005F5B8E">
        <w:rPr>
          <w:b/>
          <w:bCs/>
          <w:sz w:val="24"/>
          <w:szCs w:val="24"/>
        </w:rPr>
        <w:t xml:space="preserve"> Algorithm [3]:</w:t>
      </w:r>
    </w:p>
    <w:p w14:paraId="3C70B9CA" w14:textId="77777777" w:rsidR="007025B6" w:rsidRPr="005F5B8E" w:rsidRDefault="007025B6" w:rsidP="007025B6">
      <w:pPr>
        <w:pStyle w:val="ListParagraph"/>
        <w:jc w:val="both"/>
        <w:rPr>
          <w:sz w:val="24"/>
          <w:szCs w:val="24"/>
        </w:rPr>
      </w:pPr>
      <w:r w:rsidRPr="005F5B8E">
        <w:rPr>
          <w:sz w:val="24"/>
          <w:szCs w:val="24"/>
        </w:rPr>
        <w:t xml:space="preserve">This algorithm can be used to search through the comment strings to find the series name and episode number.  This method has better worst case time complexity than brute </w:t>
      </w:r>
      <w:proofErr w:type="gramStart"/>
      <w:r w:rsidRPr="005F5B8E">
        <w:rPr>
          <w:sz w:val="24"/>
          <w:szCs w:val="24"/>
        </w:rPr>
        <w:t>force[</w:t>
      </w:r>
      <w:proofErr w:type="gramEnd"/>
      <w:r w:rsidRPr="005F5B8E">
        <w:rPr>
          <w:sz w:val="24"/>
          <w:szCs w:val="24"/>
        </w:rPr>
        <w:t>3]. It is essential to compare this method with the others to prove the same.</w:t>
      </w:r>
    </w:p>
    <w:p w14:paraId="1109E99D" w14:textId="618038F6" w:rsidR="007715B6" w:rsidRPr="005F5B8E" w:rsidRDefault="00000000" w:rsidP="007715B6">
      <w:pPr>
        <w:pStyle w:val="ListParagraph"/>
        <w:jc w:val="both"/>
        <w:rPr>
          <w:sz w:val="24"/>
          <w:szCs w:val="24"/>
        </w:rPr>
      </w:pPr>
      <w:r w:rsidRPr="005F5B8E">
        <w:rPr>
          <w:sz w:val="24"/>
          <w:szCs w:val="24"/>
        </w:rPr>
        <w:t>Search happens using a pattern “series.”</w:t>
      </w:r>
      <w:r w:rsidR="007025B6" w:rsidRPr="005F5B8E">
        <w:rPr>
          <w:sz w:val="24"/>
          <w:szCs w:val="24"/>
        </w:rPr>
        <w:t xml:space="preserve"> Hence used to find only series </w:t>
      </w:r>
      <w:proofErr w:type="gramStart"/>
      <w:r w:rsidR="007025B6" w:rsidRPr="005F5B8E">
        <w:rPr>
          <w:sz w:val="24"/>
          <w:szCs w:val="24"/>
        </w:rPr>
        <w:t>name</w:t>
      </w:r>
      <w:proofErr w:type="gramEnd"/>
      <w:r w:rsidR="007025B6" w:rsidRPr="005F5B8E">
        <w:rPr>
          <w:sz w:val="24"/>
          <w:szCs w:val="24"/>
        </w:rPr>
        <w:t>. A list of comments is returned, manually we need to identify the series name</w:t>
      </w:r>
      <w:r w:rsidR="007715B6" w:rsidRPr="005F5B8E">
        <w:rPr>
          <w:sz w:val="24"/>
          <w:szCs w:val="24"/>
        </w:rPr>
        <w:t xml:space="preserve"> based on those. </w:t>
      </w:r>
      <w:r w:rsidRPr="005F5B8E">
        <w:rPr>
          <w:sz w:val="24"/>
          <w:szCs w:val="24"/>
        </w:rPr>
        <w:t xml:space="preserve">The time complexity is </w:t>
      </w:r>
      <w:proofErr w:type="gramStart"/>
      <w:r w:rsidRPr="005F5B8E">
        <w:rPr>
          <w:sz w:val="24"/>
          <w:szCs w:val="24"/>
        </w:rPr>
        <w:t>O(</w:t>
      </w:r>
      <w:proofErr w:type="gramEnd"/>
      <w:r w:rsidRPr="005F5B8E">
        <w:rPr>
          <w:sz w:val="24"/>
          <w:szCs w:val="24"/>
        </w:rPr>
        <w:t>n  * (n + p))</w:t>
      </w:r>
      <w:r w:rsidR="007715B6" w:rsidRPr="005F5B8E">
        <w:rPr>
          <w:sz w:val="24"/>
          <w:szCs w:val="24"/>
        </w:rPr>
        <w:t>which is better worst-case time complexity than that of brute force. Figure 7 is the Pseudocode of the KMP algorithm.</w:t>
      </w:r>
    </w:p>
    <w:p w14:paraId="4453E654" w14:textId="77777777" w:rsidR="007715B6" w:rsidRDefault="007715B6" w:rsidP="007715B6">
      <w:pPr>
        <w:pStyle w:val="ListParagraph"/>
        <w:jc w:val="both"/>
      </w:pPr>
    </w:p>
    <w:p w14:paraId="61B80A7E" w14:textId="77777777" w:rsidR="007715B6" w:rsidRPr="00D06ADA" w:rsidRDefault="007715B6" w:rsidP="007715B6">
      <w:pPr>
        <w:pStyle w:val="ListParagraph"/>
      </w:pPr>
      <w:r w:rsidRPr="000B0FA5">
        <w:rPr>
          <w:noProof/>
        </w:rPr>
        <w:drawing>
          <wp:inline distT="0" distB="0" distL="0" distR="0" wp14:anchorId="4DC9D237" wp14:editId="52926304">
            <wp:extent cx="3195955" cy="2235835"/>
            <wp:effectExtent l="0" t="0" r="4445" b="0"/>
            <wp:docPr id="68" name="Picture 67" descr="A screenshot of a computer program&#10;&#10;Description automatically generated">
              <a:extLst xmlns:a="http://schemas.openxmlformats.org/drawingml/2006/main">
                <a:ext uri="{FF2B5EF4-FFF2-40B4-BE49-F238E27FC236}">
                  <a16:creationId xmlns:a16="http://schemas.microsoft.com/office/drawing/2014/main" id="{FFF87289-5BD9-EBFB-8079-2C1DDFE82F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descr="A screenshot of a computer program&#10;&#10;Description automatically generated">
                      <a:extLst>
                        <a:ext uri="{FF2B5EF4-FFF2-40B4-BE49-F238E27FC236}">
                          <a16:creationId xmlns:a16="http://schemas.microsoft.com/office/drawing/2014/main" id="{FFF87289-5BD9-EBFB-8079-2C1DDFE82F73}"/>
                        </a:ext>
                      </a:extLst>
                    </pic:cNvPr>
                    <pic:cNvPicPr>
                      <a:picLocks noChangeAspect="1"/>
                    </pic:cNvPicPr>
                  </pic:nvPicPr>
                  <pic:blipFill>
                    <a:blip r:embed="rId30"/>
                    <a:stretch>
                      <a:fillRect/>
                    </a:stretch>
                  </pic:blipFill>
                  <pic:spPr>
                    <a:xfrm>
                      <a:off x="0" y="0"/>
                      <a:ext cx="3195955" cy="2235835"/>
                    </a:xfrm>
                    <a:prstGeom prst="rect">
                      <a:avLst/>
                    </a:prstGeom>
                  </pic:spPr>
                </pic:pic>
              </a:graphicData>
            </a:graphic>
          </wp:inline>
        </w:drawing>
      </w:r>
    </w:p>
    <w:p w14:paraId="6C7765C7" w14:textId="77777777" w:rsidR="007715B6" w:rsidRPr="00D31D44" w:rsidRDefault="007715B6" w:rsidP="007715B6">
      <w:pPr>
        <w:pStyle w:val="ListParagraph"/>
        <w:rPr>
          <w:b/>
          <w:bCs/>
          <w:sz w:val="24"/>
          <w:szCs w:val="24"/>
        </w:rPr>
      </w:pPr>
      <w:r w:rsidRPr="00D31D44">
        <w:rPr>
          <w:b/>
          <w:bCs/>
          <w:sz w:val="24"/>
          <w:szCs w:val="24"/>
        </w:rPr>
        <w:t>Figure 7: Pseudocode of KMP</w:t>
      </w:r>
    </w:p>
    <w:p w14:paraId="3B88739C" w14:textId="77777777" w:rsidR="007715B6" w:rsidRDefault="007715B6" w:rsidP="007715B6">
      <w:pPr>
        <w:pStyle w:val="ListParagraph"/>
        <w:jc w:val="both"/>
      </w:pPr>
    </w:p>
    <w:p w14:paraId="7CC80C4C" w14:textId="77777777" w:rsidR="007715B6" w:rsidRDefault="007715B6" w:rsidP="007715B6">
      <w:pPr>
        <w:pStyle w:val="ListParagraph"/>
        <w:jc w:val="both"/>
      </w:pPr>
    </w:p>
    <w:p w14:paraId="218CBDA4" w14:textId="77777777" w:rsidR="007715B6" w:rsidRDefault="007715B6" w:rsidP="007715B6">
      <w:pPr>
        <w:jc w:val="both"/>
      </w:pPr>
    </w:p>
    <w:p w14:paraId="2F540423" w14:textId="61B789AD" w:rsidR="007715B6" w:rsidRPr="005F5B8E" w:rsidRDefault="007715B6" w:rsidP="007715B6">
      <w:pPr>
        <w:jc w:val="both"/>
        <w:rPr>
          <w:sz w:val="24"/>
          <w:szCs w:val="24"/>
        </w:rPr>
      </w:pPr>
      <w:commentRangeStart w:id="28"/>
      <w:commentRangeStart w:id="29"/>
      <w:r w:rsidRPr="005F5B8E">
        <w:rPr>
          <w:sz w:val="24"/>
          <w:szCs w:val="24"/>
        </w:rPr>
        <w:t xml:space="preserve">Based on the video and its comments, different methods can be used. Sometimes, more than one method may also be required. In some cases, the Greedy strategy may seem fast as it searches only the critical comments and replies, but this may not always be optimum. </w:t>
      </w:r>
      <w:r w:rsidR="00904E4B">
        <w:rPr>
          <w:sz w:val="24"/>
          <w:szCs w:val="24"/>
        </w:rPr>
        <w:t>KMP</w:t>
      </w:r>
      <w:r w:rsidRPr="005F5B8E">
        <w:rPr>
          <w:sz w:val="24"/>
          <w:szCs w:val="24"/>
        </w:rPr>
        <w:t xml:space="preserve"> can be faster than brute force. </w:t>
      </w:r>
      <w:r w:rsidR="00904E4B">
        <w:rPr>
          <w:sz w:val="24"/>
          <w:szCs w:val="24"/>
        </w:rPr>
        <w:t xml:space="preserve">But </w:t>
      </w:r>
      <w:proofErr w:type="gramStart"/>
      <w:r w:rsidRPr="005F5B8E">
        <w:rPr>
          <w:sz w:val="24"/>
          <w:szCs w:val="24"/>
        </w:rPr>
        <w:t>It</w:t>
      </w:r>
      <w:proofErr w:type="gramEnd"/>
      <w:r w:rsidRPr="005F5B8E">
        <w:rPr>
          <w:sz w:val="24"/>
          <w:szCs w:val="24"/>
        </w:rPr>
        <w:t xml:space="preserve"> might</w:t>
      </w:r>
      <w:r w:rsidR="00904E4B">
        <w:rPr>
          <w:sz w:val="24"/>
          <w:szCs w:val="24"/>
        </w:rPr>
        <w:t xml:space="preserve"> not</w:t>
      </w:r>
      <w:r w:rsidRPr="005F5B8E">
        <w:rPr>
          <w:sz w:val="24"/>
          <w:szCs w:val="24"/>
        </w:rPr>
        <w:t xml:space="preserve"> be reliable. It is necessary to </w:t>
      </w:r>
      <w:proofErr w:type="gramStart"/>
      <w:r w:rsidRPr="005F5B8E">
        <w:rPr>
          <w:sz w:val="24"/>
          <w:szCs w:val="24"/>
        </w:rPr>
        <w:t>compare and contrast</w:t>
      </w:r>
      <w:proofErr w:type="gramEnd"/>
      <w:r w:rsidRPr="005F5B8E">
        <w:rPr>
          <w:sz w:val="24"/>
          <w:szCs w:val="24"/>
        </w:rPr>
        <w:t xml:space="preserve"> between the above-mentioned methods. The metrics will include </w:t>
      </w:r>
      <w:r w:rsidR="00266E9B">
        <w:rPr>
          <w:sz w:val="24"/>
          <w:szCs w:val="24"/>
        </w:rPr>
        <w:t xml:space="preserve">episode </w:t>
      </w:r>
      <w:r w:rsidRPr="005F5B8E">
        <w:rPr>
          <w:sz w:val="24"/>
          <w:szCs w:val="24"/>
        </w:rPr>
        <w:t>Accuracy</w:t>
      </w:r>
      <w:r w:rsidR="00266E9B">
        <w:rPr>
          <w:sz w:val="24"/>
          <w:szCs w:val="24"/>
        </w:rPr>
        <w:t>, season accuracy and series accuracy</w:t>
      </w:r>
      <w:r w:rsidRPr="005F5B8E">
        <w:rPr>
          <w:sz w:val="24"/>
          <w:szCs w:val="24"/>
        </w:rPr>
        <w:t>.</w:t>
      </w:r>
      <w:commentRangeEnd w:id="28"/>
      <w:r w:rsidRPr="005F5B8E">
        <w:rPr>
          <w:rStyle w:val="CommentReference"/>
          <w:rFonts w:eastAsiaTheme="minorHAnsi"/>
          <w:sz w:val="24"/>
          <w:szCs w:val="24"/>
        </w:rPr>
        <w:commentReference w:id="28"/>
      </w:r>
      <w:commentRangeEnd w:id="29"/>
      <w:r w:rsidRPr="005F5B8E">
        <w:rPr>
          <w:rStyle w:val="CommentReference"/>
          <w:rFonts w:eastAsiaTheme="minorHAnsi"/>
          <w:sz w:val="24"/>
          <w:szCs w:val="24"/>
        </w:rPr>
        <w:commentReference w:id="29"/>
      </w:r>
    </w:p>
    <w:p w14:paraId="452F7819" w14:textId="77777777" w:rsidR="007715B6" w:rsidRDefault="007715B6" w:rsidP="007715B6"/>
    <w:p w14:paraId="7FD71DB9" w14:textId="77777777" w:rsidR="007025B6" w:rsidRDefault="007025B6" w:rsidP="0019568D">
      <w:pPr>
        <w:jc w:val="both"/>
      </w:pPr>
    </w:p>
    <w:p w14:paraId="22CD20E4" w14:textId="77777777" w:rsidR="007025B6" w:rsidRPr="000914E6" w:rsidRDefault="007025B6" w:rsidP="007025B6">
      <w:pPr>
        <w:pStyle w:val="Abstract"/>
        <w:rPr>
          <w:b w:val="0"/>
          <w:bCs w:val="0"/>
          <w:sz w:val="20"/>
          <w:szCs w:val="20"/>
        </w:rPr>
      </w:pPr>
    </w:p>
    <w:p w14:paraId="61C5C452" w14:textId="77777777" w:rsidR="007715B6" w:rsidRPr="0019568D" w:rsidRDefault="007715B6" w:rsidP="007715B6">
      <w:pPr>
        <w:pStyle w:val="Heading1"/>
        <w:rPr>
          <w:b/>
          <w:bCs/>
          <w:sz w:val="28"/>
          <w:szCs w:val="28"/>
        </w:rPr>
      </w:pPr>
      <w:r w:rsidRPr="0019568D">
        <w:rPr>
          <w:b/>
          <w:bCs/>
          <w:sz w:val="28"/>
          <w:szCs w:val="28"/>
        </w:rPr>
        <w:t>Experiment design</w:t>
      </w:r>
    </w:p>
    <w:p w14:paraId="7B0958D3" w14:textId="39A54101" w:rsidR="007715B6" w:rsidRPr="005F5B8E" w:rsidRDefault="007715B6" w:rsidP="007715B6">
      <w:pPr>
        <w:jc w:val="both"/>
        <w:rPr>
          <w:sz w:val="24"/>
          <w:szCs w:val="24"/>
        </w:rPr>
      </w:pPr>
      <w:r w:rsidRPr="005F5B8E">
        <w:rPr>
          <w:sz w:val="24"/>
          <w:szCs w:val="24"/>
        </w:rPr>
        <w:t xml:space="preserve">The first thing that comes to mind is that, does the number of comments matter? In other words, a video with around 6000 comments has </w:t>
      </w:r>
      <w:r w:rsidR="00904E4B" w:rsidRPr="005F5B8E">
        <w:rPr>
          <w:sz w:val="24"/>
          <w:szCs w:val="24"/>
        </w:rPr>
        <w:t>a greater</w:t>
      </w:r>
      <w:r w:rsidRPr="005F5B8E">
        <w:rPr>
          <w:sz w:val="24"/>
          <w:szCs w:val="24"/>
        </w:rPr>
        <w:t xml:space="preserve"> chance to find the episode number </w:t>
      </w:r>
      <w:r w:rsidR="00904E4B" w:rsidRPr="005F5B8E">
        <w:rPr>
          <w:sz w:val="24"/>
          <w:szCs w:val="24"/>
        </w:rPr>
        <w:t>than</w:t>
      </w:r>
      <w:r w:rsidRPr="005F5B8E">
        <w:rPr>
          <w:sz w:val="24"/>
          <w:szCs w:val="24"/>
        </w:rPr>
        <w:t xml:space="preserve"> the episode with only some hundred comments. So, to check this, </w:t>
      </w:r>
      <w:r w:rsidR="00904E4B" w:rsidRPr="005F5B8E">
        <w:rPr>
          <w:sz w:val="24"/>
          <w:szCs w:val="24"/>
        </w:rPr>
        <w:t>a greedy</w:t>
      </w:r>
      <w:r w:rsidRPr="005F5B8E">
        <w:rPr>
          <w:sz w:val="24"/>
          <w:szCs w:val="24"/>
        </w:rPr>
        <w:t xml:space="preserve"> approach was applied on the videos in the dataset, their correct responses </w:t>
      </w:r>
      <w:r w:rsidR="00904E4B" w:rsidRPr="005F5B8E">
        <w:rPr>
          <w:sz w:val="24"/>
          <w:szCs w:val="24"/>
        </w:rPr>
        <w:t>were</w:t>
      </w:r>
      <w:r w:rsidRPr="005F5B8E">
        <w:rPr>
          <w:sz w:val="24"/>
          <w:szCs w:val="24"/>
        </w:rPr>
        <w:t xml:space="preserve"> then checked with the number of comments of that dataset. Table 3 gives the results of these experiments.</w:t>
      </w:r>
    </w:p>
    <w:p w14:paraId="30A18B18" w14:textId="1CCAF6E2" w:rsidR="007715B6" w:rsidRPr="005F5B8E" w:rsidRDefault="007715B6" w:rsidP="007715B6">
      <w:pPr>
        <w:jc w:val="both"/>
        <w:rPr>
          <w:sz w:val="24"/>
          <w:szCs w:val="24"/>
        </w:rPr>
      </w:pPr>
      <w:r w:rsidRPr="005F5B8E">
        <w:rPr>
          <w:sz w:val="24"/>
          <w:szCs w:val="24"/>
        </w:rPr>
        <w:t>Another question that arises is,</w:t>
      </w:r>
      <w:r w:rsidRPr="005F5B8E">
        <w:rPr>
          <w:rFonts w:ascii="Roboto" w:eastAsia="Roboto" w:hAnsi="Roboto" w:cs="Roboto"/>
          <w:b/>
          <w:bCs/>
          <w:color w:val="FF0000"/>
          <w:kern w:val="24"/>
          <w:sz w:val="24"/>
          <w:szCs w:val="24"/>
        </w:rPr>
        <w:t xml:space="preserve"> </w:t>
      </w:r>
      <w:r w:rsidRPr="005F5B8E">
        <w:rPr>
          <w:sz w:val="24"/>
          <w:szCs w:val="24"/>
        </w:rPr>
        <w:t xml:space="preserve">is any one method enough to get all the information? Is greed or divide and conquer or any of the other two methods alone is sufficient to get the results? To check that the individual metrics are retrieved. Also, the advantages and disadvantages of all these methods are also considered. </w:t>
      </w:r>
    </w:p>
    <w:p w14:paraId="4061D5AF" w14:textId="0C8CD11A" w:rsidR="007715B6" w:rsidRPr="005F5B8E" w:rsidRDefault="007715B6" w:rsidP="007715B6">
      <w:pPr>
        <w:jc w:val="both"/>
        <w:rPr>
          <w:sz w:val="24"/>
          <w:szCs w:val="24"/>
        </w:rPr>
      </w:pPr>
      <w:r w:rsidRPr="005F5B8E">
        <w:rPr>
          <w:sz w:val="24"/>
          <w:szCs w:val="24"/>
        </w:rPr>
        <w:t>All the methods use the “</w:t>
      </w:r>
      <w:proofErr w:type="spellStart"/>
      <w:proofErr w:type="gramStart"/>
      <w:r w:rsidRPr="005F5B8E">
        <w:rPr>
          <w:sz w:val="24"/>
          <w:szCs w:val="24"/>
        </w:rPr>
        <w:t>episode.json</w:t>
      </w:r>
      <w:proofErr w:type="spellEnd"/>
      <w:proofErr w:type="gramEnd"/>
      <w:r w:rsidRPr="005F5B8E">
        <w:rPr>
          <w:sz w:val="24"/>
          <w:szCs w:val="24"/>
        </w:rPr>
        <w:t xml:space="preserve">” file. This means that the comments are filtered based on the “episode” keyword beforehand. Overall comments are not investigated. Is </w:t>
      </w:r>
      <w:proofErr w:type="spellStart"/>
      <w:proofErr w:type="gramStart"/>
      <w:r w:rsidRPr="005F5B8E">
        <w:rPr>
          <w:sz w:val="24"/>
          <w:szCs w:val="24"/>
        </w:rPr>
        <w:t>epiode</w:t>
      </w:r>
      <w:proofErr w:type="spellEnd"/>
      <w:r w:rsidRPr="005F5B8E">
        <w:rPr>
          <w:sz w:val="24"/>
          <w:szCs w:val="24"/>
        </w:rPr>
        <w:t xml:space="preserve"> .</w:t>
      </w:r>
      <w:proofErr w:type="spellStart"/>
      <w:r w:rsidRPr="005F5B8E">
        <w:rPr>
          <w:sz w:val="24"/>
          <w:szCs w:val="24"/>
        </w:rPr>
        <w:t>json</w:t>
      </w:r>
      <w:proofErr w:type="spellEnd"/>
      <w:proofErr w:type="gramEnd"/>
      <w:r w:rsidRPr="005F5B8E">
        <w:rPr>
          <w:sz w:val="24"/>
          <w:szCs w:val="24"/>
        </w:rPr>
        <w:t xml:space="preserve"> alone sufficient to find the results? Experiments are conducted only using </w:t>
      </w:r>
      <w:proofErr w:type="spellStart"/>
      <w:proofErr w:type="gramStart"/>
      <w:r w:rsidRPr="005F5B8E">
        <w:rPr>
          <w:sz w:val="24"/>
          <w:szCs w:val="24"/>
        </w:rPr>
        <w:t>episode.json</w:t>
      </w:r>
      <w:proofErr w:type="spellEnd"/>
      <w:proofErr w:type="gramEnd"/>
      <w:r w:rsidRPr="005F5B8E">
        <w:rPr>
          <w:sz w:val="24"/>
          <w:szCs w:val="24"/>
        </w:rPr>
        <w:t>, to check if either of the methods get the right information about the video.</w:t>
      </w:r>
    </w:p>
    <w:p w14:paraId="636A40DF" w14:textId="77777777" w:rsidR="007715B6" w:rsidRPr="005F5B8E" w:rsidRDefault="007715B6" w:rsidP="007715B6">
      <w:pPr>
        <w:jc w:val="both"/>
        <w:rPr>
          <w:sz w:val="24"/>
          <w:szCs w:val="24"/>
        </w:rPr>
      </w:pPr>
    </w:p>
    <w:p w14:paraId="58B8A73D" w14:textId="77777777" w:rsidR="0041537D" w:rsidRPr="00D31D44" w:rsidRDefault="0041537D" w:rsidP="0041537D">
      <w:pPr>
        <w:tabs>
          <w:tab w:val="left" w:pos="3120"/>
        </w:tabs>
        <w:rPr>
          <w:b/>
          <w:bCs/>
          <w:sz w:val="24"/>
          <w:szCs w:val="24"/>
        </w:rPr>
      </w:pPr>
      <w:r w:rsidRPr="00D31D44">
        <w:rPr>
          <w:b/>
          <w:bCs/>
          <w:sz w:val="24"/>
          <w:szCs w:val="24"/>
        </w:rPr>
        <w:t xml:space="preserve">Table 3: Results of Greedy Method Using </w:t>
      </w:r>
      <w:proofErr w:type="spellStart"/>
      <w:proofErr w:type="gramStart"/>
      <w:r w:rsidRPr="00D31D44">
        <w:rPr>
          <w:b/>
          <w:bCs/>
          <w:sz w:val="24"/>
          <w:szCs w:val="24"/>
        </w:rPr>
        <w:t>episode.json</w:t>
      </w:r>
      <w:proofErr w:type="spellEnd"/>
      <w:proofErr w:type="gramEnd"/>
    </w:p>
    <w:p w14:paraId="443A73B1" w14:textId="77777777" w:rsidR="0041537D" w:rsidRPr="00D31D44" w:rsidRDefault="0041537D" w:rsidP="0041537D">
      <w:pPr>
        <w:pStyle w:val="Heading1"/>
        <w:numPr>
          <w:ilvl w:val="0"/>
          <w:numId w:val="0"/>
        </w:numPr>
        <w:jc w:val="both"/>
        <w:rPr>
          <w:b/>
          <w:bCs/>
          <w:sz w:val="24"/>
          <w:szCs w:val="24"/>
        </w:rPr>
      </w:pPr>
    </w:p>
    <w:p w14:paraId="4476641D" w14:textId="4E80F4C1" w:rsidR="007715B6" w:rsidRPr="0019568D" w:rsidRDefault="007715B6" w:rsidP="007715B6">
      <w:pPr>
        <w:pStyle w:val="Heading1"/>
        <w:rPr>
          <w:b/>
          <w:bCs/>
          <w:sz w:val="28"/>
          <w:szCs w:val="28"/>
        </w:rPr>
      </w:pPr>
      <w:r w:rsidRPr="0019568D">
        <w:rPr>
          <w:b/>
          <w:bCs/>
          <w:sz w:val="28"/>
          <w:szCs w:val="28"/>
        </w:rPr>
        <w:t>Results and discussion</w:t>
      </w:r>
    </w:p>
    <w:p w14:paraId="2907BAFB" w14:textId="6822442C" w:rsidR="007715B6" w:rsidRPr="005F5B8E" w:rsidRDefault="007715B6" w:rsidP="007715B6">
      <w:pPr>
        <w:jc w:val="both"/>
        <w:rPr>
          <w:sz w:val="24"/>
          <w:szCs w:val="24"/>
        </w:rPr>
      </w:pPr>
      <w:r w:rsidRPr="005F5B8E">
        <w:rPr>
          <w:sz w:val="24"/>
          <w:szCs w:val="24"/>
        </w:rPr>
        <w:t>As seen in Table 3, the results for the greedy method, the number of comments does not affect the results. The video of video id “bBNyWRe5KVA</w:t>
      </w:r>
      <w:r w:rsidRPr="005F5B8E">
        <w:rPr>
          <w:b/>
          <w:bCs/>
          <w:sz w:val="24"/>
          <w:szCs w:val="24"/>
        </w:rPr>
        <w:t xml:space="preserve">” </w:t>
      </w:r>
      <w:r w:rsidRPr="005F5B8E">
        <w:rPr>
          <w:sz w:val="24"/>
          <w:szCs w:val="24"/>
        </w:rPr>
        <w:t>has only 722 comments</w:t>
      </w:r>
      <w:r w:rsidRPr="005F5B8E">
        <w:rPr>
          <w:b/>
          <w:bCs/>
          <w:sz w:val="24"/>
          <w:szCs w:val="24"/>
        </w:rPr>
        <w:t xml:space="preserve">. </w:t>
      </w:r>
      <w:r w:rsidRPr="005F5B8E">
        <w:rPr>
          <w:sz w:val="24"/>
          <w:szCs w:val="24"/>
        </w:rPr>
        <w:t>Greedy could correctly identify the episode number and season number. Whereas “</w:t>
      </w:r>
      <w:proofErr w:type="spellStart"/>
      <w:r w:rsidRPr="005F5B8E">
        <w:rPr>
          <w:sz w:val="24"/>
          <w:szCs w:val="24"/>
        </w:rPr>
        <w:t>RYYJnYLMbzQ</w:t>
      </w:r>
      <w:proofErr w:type="spellEnd"/>
      <w:r w:rsidRPr="005F5B8E">
        <w:rPr>
          <w:sz w:val="24"/>
          <w:szCs w:val="24"/>
        </w:rPr>
        <w:t xml:space="preserve">” with 6600 comments was not enough for greedy to identify the results. </w:t>
      </w:r>
      <w:proofErr w:type="gramStart"/>
      <w:r w:rsidRPr="005F5B8E">
        <w:rPr>
          <w:sz w:val="24"/>
          <w:szCs w:val="24"/>
        </w:rPr>
        <w:t>So</w:t>
      </w:r>
      <w:proofErr w:type="gramEnd"/>
      <w:r w:rsidRPr="005F5B8E">
        <w:rPr>
          <w:sz w:val="24"/>
          <w:szCs w:val="24"/>
        </w:rPr>
        <w:t xml:space="preserve"> quality over quantity matters here. </w:t>
      </w:r>
      <w:proofErr w:type="spellStart"/>
      <w:r w:rsidRPr="005F5B8E">
        <w:rPr>
          <w:sz w:val="24"/>
          <w:szCs w:val="24"/>
        </w:rPr>
        <w:t>Episode.json</w:t>
      </w:r>
      <w:proofErr w:type="spellEnd"/>
      <w:r w:rsidRPr="005F5B8E">
        <w:rPr>
          <w:sz w:val="24"/>
          <w:szCs w:val="24"/>
        </w:rPr>
        <w:t xml:space="preserve"> was enough for most except 2 </w:t>
      </w:r>
      <w:r w:rsidR="00F24A3E" w:rsidRPr="005F5B8E">
        <w:rPr>
          <w:sz w:val="24"/>
          <w:szCs w:val="24"/>
        </w:rPr>
        <w:t>videos (</w:t>
      </w:r>
      <w:proofErr w:type="gramStart"/>
      <w:r w:rsidRPr="005F5B8E">
        <w:rPr>
          <w:sz w:val="24"/>
          <w:szCs w:val="24"/>
        </w:rPr>
        <w:t>RYYJnYLMbzQ,t</w:t>
      </w:r>
      <w:proofErr w:type="gramEnd"/>
      <w:r w:rsidRPr="005F5B8E">
        <w:rPr>
          <w:sz w:val="24"/>
          <w:szCs w:val="24"/>
        </w:rPr>
        <w:t>9ntcd-hfL8).</w:t>
      </w:r>
    </w:p>
    <w:p w14:paraId="289CE7E8" w14:textId="31BF0A3F" w:rsidR="007715B6" w:rsidRPr="005F5B8E" w:rsidRDefault="007715B6" w:rsidP="007715B6">
      <w:pPr>
        <w:jc w:val="both"/>
        <w:rPr>
          <w:sz w:val="24"/>
          <w:szCs w:val="24"/>
        </w:rPr>
      </w:pPr>
      <w:r w:rsidRPr="005F5B8E">
        <w:rPr>
          <w:sz w:val="24"/>
          <w:szCs w:val="24"/>
        </w:rPr>
        <w:t xml:space="preserve">Now when all the other methods are tried, it is clear that </w:t>
      </w:r>
      <w:proofErr w:type="spellStart"/>
      <w:proofErr w:type="gramStart"/>
      <w:r w:rsidRPr="005F5B8E">
        <w:rPr>
          <w:sz w:val="24"/>
          <w:szCs w:val="24"/>
        </w:rPr>
        <w:t>episode.json</w:t>
      </w:r>
      <w:proofErr w:type="spellEnd"/>
      <w:proofErr w:type="gramEnd"/>
      <w:r w:rsidRPr="005F5B8E">
        <w:rPr>
          <w:sz w:val="24"/>
          <w:szCs w:val="24"/>
        </w:rPr>
        <w:t xml:space="preserve"> is enough. Table 4 gives all the responses from all the methods. The KMP is only for series identification, </w:t>
      </w:r>
      <w:r w:rsidR="00F24A3E" w:rsidRPr="005F5B8E">
        <w:rPr>
          <w:sz w:val="24"/>
          <w:szCs w:val="24"/>
        </w:rPr>
        <w:t>it does</w:t>
      </w:r>
      <w:r w:rsidRPr="005F5B8E">
        <w:rPr>
          <w:sz w:val="24"/>
          <w:szCs w:val="24"/>
        </w:rPr>
        <w:t xml:space="preserve"> not predict episode/season numbers.</w:t>
      </w:r>
      <w:r w:rsidR="00090C5F" w:rsidRPr="005F5B8E">
        <w:rPr>
          <w:sz w:val="24"/>
          <w:szCs w:val="24"/>
        </w:rPr>
        <w:t xml:space="preserve">  Finally, metrics are calculated.</w:t>
      </w:r>
    </w:p>
    <w:p w14:paraId="37D18EA2" w14:textId="4CC57C80" w:rsidR="0050640C" w:rsidRDefault="00090C5F" w:rsidP="007715B6">
      <w:pPr>
        <w:jc w:val="both"/>
        <w:rPr>
          <w:sz w:val="24"/>
          <w:szCs w:val="24"/>
        </w:rPr>
      </w:pPr>
      <w:r w:rsidRPr="005F5B8E">
        <w:rPr>
          <w:sz w:val="24"/>
          <w:szCs w:val="24"/>
        </w:rPr>
        <w:t xml:space="preserve"> Table 5 gives the percentages of the </w:t>
      </w:r>
      <w:r w:rsidR="008B36FA">
        <w:rPr>
          <w:sz w:val="24"/>
          <w:szCs w:val="24"/>
        </w:rPr>
        <w:t>accuracy</w:t>
      </w:r>
      <w:r w:rsidR="00727C34">
        <w:rPr>
          <w:sz w:val="24"/>
          <w:szCs w:val="24"/>
        </w:rPr>
        <w:t xml:space="preserve"> for </w:t>
      </w:r>
      <w:r w:rsidR="0050640C">
        <w:rPr>
          <w:sz w:val="24"/>
          <w:szCs w:val="24"/>
        </w:rPr>
        <w:t xml:space="preserve">episode, </w:t>
      </w:r>
      <w:proofErr w:type="gramStart"/>
      <w:r w:rsidR="0050640C">
        <w:rPr>
          <w:sz w:val="24"/>
          <w:szCs w:val="24"/>
        </w:rPr>
        <w:t>season</w:t>
      </w:r>
      <w:proofErr w:type="gramEnd"/>
      <w:r w:rsidR="008B36FA">
        <w:rPr>
          <w:sz w:val="24"/>
          <w:szCs w:val="24"/>
        </w:rPr>
        <w:t xml:space="preserve"> </w:t>
      </w:r>
      <w:r w:rsidR="0050640C">
        <w:rPr>
          <w:sz w:val="24"/>
          <w:szCs w:val="24"/>
        </w:rPr>
        <w:t>and</w:t>
      </w:r>
      <w:r w:rsidR="008B36FA">
        <w:rPr>
          <w:sz w:val="24"/>
          <w:szCs w:val="24"/>
        </w:rPr>
        <w:t xml:space="preserve"> series.</w:t>
      </w:r>
      <w:r w:rsidR="00727C34">
        <w:rPr>
          <w:sz w:val="24"/>
          <w:szCs w:val="24"/>
        </w:rPr>
        <w:t xml:space="preserve"> </w:t>
      </w:r>
      <w:r w:rsidR="0050640C">
        <w:rPr>
          <w:sz w:val="24"/>
          <w:szCs w:val="24"/>
        </w:rPr>
        <w:t xml:space="preserve">Based on the accuracy </w:t>
      </w:r>
      <w:proofErr w:type="gramStart"/>
      <w:r w:rsidR="0050640C">
        <w:rPr>
          <w:sz w:val="24"/>
          <w:szCs w:val="24"/>
        </w:rPr>
        <w:t>it is clear that divide</w:t>
      </w:r>
      <w:proofErr w:type="gramEnd"/>
      <w:r w:rsidR="0050640C">
        <w:rPr>
          <w:sz w:val="24"/>
          <w:szCs w:val="24"/>
        </w:rPr>
        <w:t xml:space="preserve"> and conquer is best while trying to find out episode number and season number. But for Series name we need KMP or </w:t>
      </w:r>
      <w:proofErr w:type="gramStart"/>
      <w:r w:rsidR="0050640C">
        <w:rPr>
          <w:sz w:val="24"/>
          <w:szCs w:val="24"/>
        </w:rPr>
        <w:t>most commonly used</w:t>
      </w:r>
      <w:proofErr w:type="gramEnd"/>
      <w:r w:rsidR="0050640C">
        <w:rPr>
          <w:sz w:val="24"/>
          <w:szCs w:val="24"/>
        </w:rPr>
        <w:t xml:space="preserve">. In KMP a little bit of manual effort is required at the end. But </w:t>
      </w:r>
      <w:proofErr w:type="gramStart"/>
      <w:r w:rsidR="0050640C">
        <w:rPr>
          <w:sz w:val="24"/>
          <w:szCs w:val="24"/>
        </w:rPr>
        <w:t>most commonly used</w:t>
      </w:r>
      <w:proofErr w:type="gramEnd"/>
      <w:r w:rsidR="0050640C">
        <w:rPr>
          <w:sz w:val="24"/>
          <w:szCs w:val="24"/>
        </w:rPr>
        <w:t xml:space="preserve">, the major disadvantage is </w:t>
      </w:r>
      <w:r w:rsidR="00C63F4E">
        <w:rPr>
          <w:sz w:val="24"/>
          <w:szCs w:val="24"/>
        </w:rPr>
        <w:t>that</w:t>
      </w:r>
      <w:r w:rsidR="0050640C">
        <w:rPr>
          <w:sz w:val="24"/>
          <w:szCs w:val="24"/>
        </w:rPr>
        <w:t xml:space="preserve"> only one word of the series name is displayed. </w:t>
      </w:r>
    </w:p>
    <w:p w14:paraId="474258CA" w14:textId="77777777" w:rsidR="0050640C" w:rsidRDefault="0050640C" w:rsidP="007715B6">
      <w:pPr>
        <w:jc w:val="both"/>
        <w:rPr>
          <w:sz w:val="24"/>
          <w:szCs w:val="24"/>
        </w:rPr>
      </w:pPr>
    </w:p>
    <w:p w14:paraId="740472EC" w14:textId="51C2FA08" w:rsidR="0050640C" w:rsidRDefault="0050640C" w:rsidP="007715B6">
      <w:pPr>
        <w:jc w:val="both"/>
        <w:rPr>
          <w:sz w:val="24"/>
          <w:szCs w:val="24"/>
        </w:rPr>
      </w:pPr>
      <w:r>
        <w:rPr>
          <w:sz w:val="24"/>
          <w:szCs w:val="24"/>
        </w:rPr>
        <w:t xml:space="preserve">Table 6 clearly explains the advantages and disadvantages of all the methods used </w:t>
      </w:r>
      <w:r w:rsidR="00C63F4E">
        <w:rPr>
          <w:sz w:val="24"/>
          <w:szCs w:val="24"/>
        </w:rPr>
        <w:t>in this</w:t>
      </w:r>
      <w:r>
        <w:rPr>
          <w:sz w:val="24"/>
          <w:szCs w:val="24"/>
        </w:rPr>
        <w:t xml:space="preserve"> project.</w:t>
      </w:r>
    </w:p>
    <w:p w14:paraId="26E46B61" w14:textId="77777777" w:rsidR="0050640C" w:rsidRPr="005F5B8E" w:rsidRDefault="0050640C" w:rsidP="007715B6">
      <w:pPr>
        <w:jc w:val="both"/>
        <w:rPr>
          <w:sz w:val="24"/>
          <w:szCs w:val="24"/>
        </w:rPr>
      </w:pPr>
    </w:p>
    <w:p w14:paraId="16E3AA20" w14:textId="26797604" w:rsidR="007715B6" w:rsidRPr="003B7341" w:rsidRDefault="007715B6" w:rsidP="007715B6">
      <w:pPr>
        <w:jc w:val="both"/>
      </w:pPr>
    </w:p>
    <w:tbl>
      <w:tblPr>
        <w:tblStyle w:val="ListTable4-Accent3"/>
        <w:tblpPr w:leftFromText="180" w:rightFromText="180" w:horzAnchor="page" w:tblpX="1" w:tblpY="-10667"/>
        <w:tblW w:w="12179" w:type="dxa"/>
        <w:tblLayout w:type="fixed"/>
        <w:tblLook w:val="04A0" w:firstRow="1" w:lastRow="0" w:firstColumn="1" w:lastColumn="0" w:noHBand="0" w:noVBand="1"/>
      </w:tblPr>
      <w:tblGrid>
        <w:gridCol w:w="2976"/>
        <w:gridCol w:w="2467"/>
        <w:gridCol w:w="1843"/>
        <w:gridCol w:w="1883"/>
        <w:gridCol w:w="3010"/>
      </w:tblGrid>
      <w:tr w:rsidR="007715B6" w:rsidRPr="0070180A" w14:paraId="1739ED7A" w14:textId="77777777" w:rsidTr="0041537D">
        <w:trPr>
          <w:cnfStyle w:val="100000000000" w:firstRow="1" w:lastRow="0" w:firstColumn="0" w:lastColumn="0" w:oddVBand="0" w:evenVBand="0" w:oddHBand="0"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2976" w:type="dxa"/>
            <w:hideMark/>
          </w:tcPr>
          <w:p w14:paraId="287F5F6D" w14:textId="77777777" w:rsidR="007715B6" w:rsidRDefault="007715B6" w:rsidP="0041537D">
            <w:pPr>
              <w:rPr>
                <w:b w:val="0"/>
                <w:bCs w:val="0"/>
              </w:rPr>
            </w:pPr>
          </w:p>
          <w:p w14:paraId="397C9E95" w14:textId="77777777" w:rsidR="007715B6" w:rsidRDefault="007715B6" w:rsidP="0041537D">
            <w:pPr>
              <w:rPr>
                <w:b w:val="0"/>
                <w:bCs w:val="0"/>
              </w:rPr>
            </w:pPr>
          </w:p>
          <w:p w14:paraId="7CDC86A1" w14:textId="77777777" w:rsidR="007715B6" w:rsidRPr="0070180A" w:rsidRDefault="007715B6" w:rsidP="0041537D">
            <w:r w:rsidRPr="0070180A">
              <w:t>Video Id</w:t>
            </w:r>
          </w:p>
        </w:tc>
        <w:tc>
          <w:tcPr>
            <w:tcW w:w="2467" w:type="dxa"/>
            <w:hideMark/>
          </w:tcPr>
          <w:p w14:paraId="3325B9C9"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4955320E" w14:textId="77777777" w:rsidR="007715B6" w:rsidRPr="0070180A" w:rsidRDefault="007715B6" w:rsidP="0041537D">
            <w:pPr>
              <w:cnfStyle w:val="100000000000" w:firstRow="1" w:lastRow="0" w:firstColumn="0" w:lastColumn="0" w:oddVBand="0" w:evenVBand="0" w:oddHBand="0" w:evenHBand="0" w:firstRowFirstColumn="0" w:firstRowLastColumn="0" w:lastRowFirstColumn="0" w:lastRowLastColumn="0"/>
            </w:pPr>
            <w:r w:rsidRPr="0070180A">
              <w:t>Approximate number of comments as of 9/11/2023</w:t>
            </w:r>
          </w:p>
        </w:tc>
        <w:tc>
          <w:tcPr>
            <w:tcW w:w="1843" w:type="dxa"/>
            <w:hideMark/>
          </w:tcPr>
          <w:p w14:paraId="646E1B59"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6F1C247C"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25B08C41" w14:textId="77777777" w:rsidR="007715B6" w:rsidRPr="0070180A" w:rsidRDefault="007715B6" w:rsidP="0041537D">
            <w:pPr>
              <w:cnfStyle w:val="100000000000" w:firstRow="1" w:lastRow="0" w:firstColumn="0" w:lastColumn="0" w:oddVBand="0" w:evenVBand="0" w:oddHBand="0" w:evenHBand="0" w:firstRowFirstColumn="0" w:firstRowLastColumn="0" w:lastRowFirstColumn="0" w:lastRowLastColumn="0"/>
            </w:pPr>
            <w:r w:rsidRPr="0070180A">
              <w:t>Episode identified</w:t>
            </w:r>
          </w:p>
        </w:tc>
        <w:tc>
          <w:tcPr>
            <w:tcW w:w="1883" w:type="dxa"/>
            <w:hideMark/>
          </w:tcPr>
          <w:p w14:paraId="01015FFA"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2CCB9C70"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1A3D4B62" w14:textId="77777777" w:rsidR="007715B6" w:rsidRPr="0070180A" w:rsidRDefault="007715B6" w:rsidP="0041537D">
            <w:pPr>
              <w:cnfStyle w:val="100000000000" w:firstRow="1" w:lastRow="0" w:firstColumn="0" w:lastColumn="0" w:oddVBand="0" w:evenVBand="0" w:oddHBand="0" w:evenHBand="0" w:firstRowFirstColumn="0" w:firstRowLastColumn="0" w:lastRowFirstColumn="0" w:lastRowLastColumn="0"/>
            </w:pPr>
            <w:r w:rsidRPr="0070180A">
              <w:t>Season Identified</w:t>
            </w:r>
          </w:p>
        </w:tc>
        <w:tc>
          <w:tcPr>
            <w:tcW w:w="3010" w:type="dxa"/>
            <w:hideMark/>
          </w:tcPr>
          <w:p w14:paraId="3C81B3A6"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56D5BC9C" w14:textId="77777777" w:rsidR="007715B6" w:rsidRDefault="007715B6" w:rsidP="0041537D">
            <w:pPr>
              <w:cnfStyle w:val="100000000000" w:firstRow="1" w:lastRow="0" w:firstColumn="0" w:lastColumn="0" w:oddVBand="0" w:evenVBand="0" w:oddHBand="0" w:evenHBand="0" w:firstRowFirstColumn="0" w:firstRowLastColumn="0" w:lastRowFirstColumn="0" w:lastRowLastColumn="0"/>
              <w:rPr>
                <w:b w:val="0"/>
                <w:bCs w:val="0"/>
              </w:rPr>
            </w:pPr>
          </w:p>
          <w:p w14:paraId="60B191F9" w14:textId="77777777" w:rsidR="007715B6" w:rsidRPr="0070180A" w:rsidRDefault="007715B6" w:rsidP="0041537D">
            <w:pPr>
              <w:cnfStyle w:val="100000000000" w:firstRow="1" w:lastRow="0" w:firstColumn="0" w:lastColumn="0" w:oddVBand="0" w:evenVBand="0" w:oddHBand="0" w:evenHBand="0" w:firstRowFirstColumn="0" w:firstRowLastColumn="0" w:lastRowFirstColumn="0" w:lastRowLastColumn="0"/>
            </w:pPr>
            <w:r w:rsidRPr="0070180A">
              <w:t xml:space="preserve">Found in </w:t>
            </w:r>
            <w:proofErr w:type="spellStart"/>
            <w:proofErr w:type="gramStart"/>
            <w:r w:rsidRPr="0070180A">
              <w:t>episode.json</w:t>
            </w:r>
            <w:proofErr w:type="spellEnd"/>
            <w:proofErr w:type="gramEnd"/>
            <w:r w:rsidRPr="0070180A">
              <w:t>?</w:t>
            </w:r>
          </w:p>
        </w:tc>
      </w:tr>
      <w:tr w:rsidR="007715B6" w:rsidRPr="0070180A" w14:paraId="29E0FC63" w14:textId="77777777" w:rsidTr="0041537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24582A01" w14:textId="77777777" w:rsidR="007715B6" w:rsidRPr="0070180A" w:rsidRDefault="007715B6" w:rsidP="0041537D">
            <w:r w:rsidRPr="0070180A">
              <w:t>IAZSqXhVgk0</w:t>
            </w:r>
          </w:p>
        </w:tc>
        <w:tc>
          <w:tcPr>
            <w:tcW w:w="2467" w:type="dxa"/>
            <w:hideMark/>
          </w:tcPr>
          <w:p w14:paraId="6550232E"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2000</w:t>
            </w:r>
          </w:p>
        </w:tc>
        <w:tc>
          <w:tcPr>
            <w:tcW w:w="1843" w:type="dxa"/>
            <w:hideMark/>
          </w:tcPr>
          <w:p w14:paraId="4E628C1A"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7</w:t>
            </w:r>
          </w:p>
        </w:tc>
        <w:tc>
          <w:tcPr>
            <w:tcW w:w="1883" w:type="dxa"/>
            <w:hideMark/>
          </w:tcPr>
          <w:p w14:paraId="35A5ACF8"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1</w:t>
            </w:r>
          </w:p>
        </w:tc>
        <w:tc>
          <w:tcPr>
            <w:tcW w:w="3010" w:type="dxa"/>
            <w:hideMark/>
          </w:tcPr>
          <w:p w14:paraId="2FE972AC"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Yes</w:t>
            </w:r>
          </w:p>
        </w:tc>
      </w:tr>
      <w:tr w:rsidR="007715B6" w:rsidRPr="0070180A" w14:paraId="2F3EBD7E" w14:textId="77777777" w:rsidTr="0041537D">
        <w:trPr>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373F3BE1" w14:textId="77777777" w:rsidR="007715B6" w:rsidRPr="0070180A" w:rsidRDefault="007715B6" w:rsidP="0041537D">
            <w:r w:rsidRPr="0070180A">
              <w:t>oHXl4mKTHbA</w:t>
            </w:r>
          </w:p>
        </w:tc>
        <w:tc>
          <w:tcPr>
            <w:tcW w:w="2467" w:type="dxa"/>
            <w:hideMark/>
          </w:tcPr>
          <w:p w14:paraId="0FE8FF62"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2600</w:t>
            </w:r>
          </w:p>
        </w:tc>
        <w:tc>
          <w:tcPr>
            <w:tcW w:w="1843" w:type="dxa"/>
            <w:hideMark/>
          </w:tcPr>
          <w:p w14:paraId="789A0181"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2</w:t>
            </w:r>
          </w:p>
        </w:tc>
        <w:tc>
          <w:tcPr>
            <w:tcW w:w="1883" w:type="dxa"/>
            <w:hideMark/>
          </w:tcPr>
          <w:p w14:paraId="4738A6D4"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1</w:t>
            </w:r>
          </w:p>
        </w:tc>
        <w:tc>
          <w:tcPr>
            <w:tcW w:w="3010" w:type="dxa"/>
            <w:hideMark/>
          </w:tcPr>
          <w:p w14:paraId="6364DB52"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Yes</w:t>
            </w:r>
          </w:p>
        </w:tc>
      </w:tr>
      <w:tr w:rsidR="007715B6" w:rsidRPr="0070180A" w14:paraId="0A7B205E" w14:textId="77777777" w:rsidTr="0041537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14F86969" w14:textId="77777777" w:rsidR="007715B6" w:rsidRPr="0070180A" w:rsidRDefault="007715B6" w:rsidP="0041537D">
            <w:r w:rsidRPr="0070180A">
              <w:t>nK51l6GSkG4</w:t>
            </w:r>
          </w:p>
        </w:tc>
        <w:tc>
          <w:tcPr>
            <w:tcW w:w="2467" w:type="dxa"/>
            <w:hideMark/>
          </w:tcPr>
          <w:p w14:paraId="18F0A46F"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8900</w:t>
            </w:r>
          </w:p>
        </w:tc>
        <w:tc>
          <w:tcPr>
            <w:tcW w:w="1843" w:type="dxa"/>
            <w:hideMark/>
          </w:tcPr>
          <w:p w14:paraId="62E0EE25"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13</w:t>
            </w:r>
          </w:p>
        </w:tc>
        <w:tc>
          <w:tcPr>
            <w:tcW w:w="1883" w:type="dxa"/>
            <w:hideMark/>
          </w:tcPr>
          <w:p w14:paraId="6A1CE7A4"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18</w:t>
            </w:r>
          </w:p>
        </w:tc>
        <w:tc>
          <w:tcPr>
            <w:tcW w:w="3010" w:type="dxa"/>
            <w:hideMark/>
          </w:tcPr>
          <w:p w14:paraId="71EF757D"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Yes</w:t>
            </w:r>
          </w:p>
        </w:tc>
      </w:tr>
      <w:tr w:rsidR="007715B6" w:rsidRPr="0070180A" w14:paraId="2A30790D" w14:textId="77777777" w:rsidTr="0041537D">
        <w:trPr>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3095759D" w14:textId="77777777" w:rsidR="007715B6" w:rsidRPr="0070180A" w:rsidRDefault="007715B6" w:rsidP="0041537D">
            <w:r w:rsidRPr="0070180A">
              <w:t>fYJDDLB45c8</w:t>
            </w:r>
          </w:p>
        </w:tc>
        <w:tc>
          <w:tcPr>
            <w:tcW w:w="2467" w:type="dxa"/>
            <w:hideMark/>
          </w:tcPr>
          <w:p w14:paraId="70CDDC1A"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759</w:t>
            </w:r>
          </w:p>
        </w:tc>
        <w:tc>
          <w:tcPr>
            <w:tcW w:w="1843" w:type="dxa"/>
            <w:hideMark/>
          </w:tcPr>
          <w:p w14:paraId="2481CA02"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12</w:t>
            </w:r>
          </w:p>
        </w:tc>
        <w:tc>
          <w:tcPr>
            <w:tcW w:w="1883" w:type="dxa"/>
            <w:hideMark/>
          </w:tcPr>
          <w:p w14:paraId="222F6C3F"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3</w:t>
            </w:r>
          </w:p>
        </w:tc>
        <w:tc>
          <w:tcPr>
            <w:tcW w:w="3010" w:type="dxa"/>
            <w:hideMark/>
          </w:tcPr>
          <w:p w14:paraId="1058653C"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Yes</w:t>
            </w:r>
          </w:p>
        </w:tc>
      </w:tr>
      <w:tr w:rsidR="007715B6" w:rsidRPr="0070180A" w14:paraId="1967B00A" w14:textId="77777777" w:rsidTr="0041537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20A0C1CA" w14:textId="77777777" w:rsidR="007715B6" w:rsidRPr="0070180A" w:rsidRDefault="007715B6" w:rsidP="0041537D">
            <w:proofErr w:type="spellStart"/>
            <w:r w:rsidRPr="0070180A">
              <w:t>RYYJnYLMbzQ</w:t>
            </w:r>
            <w:proofErr w:type="spellEnd"/>
          </w:p>
        </w:tc>
        <w:tc>
          <w:tcPr>
            <w:tcW w:w="2467" w:type="dxa"/>
            <w:hideMark/>
          </w:tcPr>
          <w:p w14:paraId="52372298"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1312" behindDoc="0" locked="0" layoutInCell="1" allowOverlap="1" wp14:anchorId="3AA0D322" wp14:editId="58B21A63">
                      <wp:simplePos x="0" y="0"/>
                      <wp:positionH relativeFrom="column">
                        <wp:posOffset>-1747520</wp:posOffset>
                      </wp:positionH>
                      <wp:positionV relativeFrom="paragraph">
                        <wp:posOffset>-18838</wp:posOffset>
                      </wp:positionV>
                      <wp:extent cx="5611283" cy="167216"/>
                      <wp:effectExtent l="19050" t="19050" r="27940" b="23495"/>
                      <wp:wrapNone/>
                      <wp:docPr id="1919787892" name="Rectangle 1"/>
                      <wp:cNvGraphicFramePr/>
                      <a:graphic xmlns:a="http://schemas.openxmlformats.org/drawingml/2006/main">
                        <a:graphicData uri="http://schemas.microsoft.com/office/word/2010/wordprocessingShape">
                          <wps:wsp>
                            <wps:cNvSpPr/>
                            <wps:spPr>
                              <a:xfrm>
                                <a:off x="0" y="0"/>
                                <a:ext cx="5611283" cy="167216"/>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16CE7" id="Rectangle 1" o:spid="_x0000_s1026" style="position:absolute;margin-left:-137.6pt;margin-top:-1.5pt;width:441.85pt;height: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" filled="f" strokecolor="#c00000" strokeweight="3pt">
                      <v:stroke joinstyle="round"/>
                    </v:rect>
                  </w:pict>
                </mc:Fallback>
              </mc:AlternateContent>
            </w:r>
            <w:r w:rsidRPr="0070180A">
              <w:t>6600</w:t>
            </w:r>
          </w:p>
        </w:tc>
        <w:tc>
          <w:tcPr>
            <w:tcW w:w="1843" w:type="dxa"/>
            <w:hideMark/>
          </w:tcPr>
          <w:p w14:paraId="2837149C"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w:t>
            </w:r>
          </w:p>
        </w:tc>
        <w:tc>
          <w:tcPr>
            <w:tcW w:w="1883" w:type="dxa"/>
            <w:hideMark/>
          </w:tcPr>
          <w:p w14:paraId="641E7405"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w:t>
            </w:r>
          </w:p>
        </w:tc>
        <w:tc>
          <w:tcPr>
            <w:tcW w:w="3010" w:type="dxa"/>
            <w:hideMark/>
          </w:tcPr>
          <w:p w14:paraId="7F55CB5D"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Yes</w:t>
            </w:r>
          </w:p>
        </w:tc>
      </w:tr>
      <w:tr w:rsidR="007715B6" w:rsidRPr="0070180A" w14:paraId="6E1A7405" w14:textId="77777777" w:rsidTr="0041537D">
        <w:trPr>
          <w:trHeight w:val="300"/>
        </w:trPr>
        <w:tc>
          <w:tcPr>
            <w:cnfStyle w:val="001000000000" w:firstRow="0" w:lastRow="0" w:firstColumn="1" w:lastColumn="0" w:oddVBand="0" w:evenVBand="0" w:oddHBand="0" w:evenHBand="0" w:firstRowFirstColumn="0" w:firstRowLastColumn="0" w:lastRowFirstColumn="0" w:lastRowLastColumn="0"/>
            <w:tcW w:w="2976" w:type="dxa"/>
            <w:hideMark/>
          </w:tcPr>
          <w:p w14:paraId="39D92FD9" w14:textId="77777777" w:rsidR="007715B6" w:rsidRPr="0070180A" w:rsidRDefault="007715B6" w:rsidP="0041537D">
            <w:r w:rsidRPr="0070180A">
              <w:t>phOHc0u-5DA</w:t>
            </w:r>
          </w:p>
        </w:tc>
        <w:tc>
          <w:tcPr>
            <w:tcW w:w="2467" w:type="dxa"/>
            <w:hideMark/>
          </w:tcPr>
          <w:p w14:paraId="5C0D64DB"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1000</w:t>
            </w:r>
          </w:p>
        </w:tc>
        <w:tc>
          <w:tcPr>
            <w:tcW w:w="1843" w:type="dxa"/>
            <w:hideMark/>
          </w:tcPr>
          <w:p w14:paraId="08E31B46"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16</w:t>
            </w:r>
          </w:p>
        </w:tc>
        <w:tc>
          <w:tcPr>
            <w:tcW w:w="1883" w:type="dxa"/>
            <w:hideMark/>
          </w:tcPr>
          <w:p w14:paraId="0B9A0D9F"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12</w:t>
            </w:r>
          </w:p>
        </w:tc>
        <w:tc>
          <w:tcPr>
            <w:tcW w:w="3010" w:type="dxa"/>
            <w:hideMark/>
          </w:tcPr>
          <w:p w14:paraId="3009414A"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Yes</w:t>
            </w:r>
          </w:p>
        </w:tc>
      </w:tr>
      <w:tr w:rsidR="007715B6" w:rsidRPr="0070180A" w14:paraId="070E657D" w14:textId="77777777" w:rsidTr="0041537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07E1D03E" w14:textId="77777777" w:rsidR="007715B6" w:rsidRPr="0070180A" w:rsidRDefault="007715B6" w:rsidP="0041537D">
            <w:r w:rsidRPr="0070180A">
              <w:t>2j7apjKaemo</w:t>
            </w:r>
          </w:p>
        </w:tc>
        <w:tc>
          <w:tcPr>
            <w:tcW w:w="2467" w:type="dxa"/>
            <w:hideMark/>
          </w:tcPr>
          <w:p w14:paraId="7CFE87B4"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9800</w:t>
            </w:r>
          </w:p>
        </w:tc>
        <w:tc>
          <w:tcPr>
            <w:tcW w:w="1843" w:type="dxa"/>
            <w:hideMark/>
          </w:tcPr>
          <w:p w14:paraId="4BA8F289"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4</w:t>
            </w:r>
          </w:p>
        </w:tc>
        <w:tc>
          <w:tcPr>
            <w:tcW w:w="1883" w:type="dxa"/>
            <w:hideMark/>
          </w:tcPr>
          <w:p w14:paraId="2B6D4C36"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1</w:t>
            </w:r>
          </w:p>
        </w:tc>
        <w:tc>
          <w:tcPr>
            <w:tcW w:w="3010" w:type="dxa"/>
            <w:hideMark/>
          </w:tcPr>
          <w:p w14:paraId="1B117050"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Yes</w:t>
            </w:r>
          </w:p>
        </w:tc>
      </w:tr>
      <w:tr w:rsidR="007715B6" w:rsidRPr="0070180A" w14:paraId="65B61FEA" w14:textId="77777777" w:rsidTr="0041537D">
        <w:trPr>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4E581745" w14:textId="77777777" w:rsidR="007715B6" w:rsidRPr="0070180A" w:rsidRDefault="007715B6" w:rsidP="0041537D">
            <w:r w:rsidRPr="0070180A">
              <w:t>DODBr-8Cw_U</w:t>
            </w:r>
          </w:p>
        </w:tc>
        <w:tc>
          <w:tcPr>
            <w:tcW w:w="2467" w:type="dxa"/>
            <w:hideMark/>
          </w:tcPr>
          <w:p w14:paraId="24818803"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383</w:t>
            </w:r>
          </w:p>
        </w:tc>
        <w:tc>
          <w:tcPr>
            <w:tcW w:w="1843" w:type="dxa"/>
            <w:hideMark/>
          </w:tcPr>
          <w:p w14:paraId="184B9BAE"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5</w:t>
            </w:r>
          </w:p>
        </w:tc>
        <w:tc>
          <w:tcPr>
            <w:tcW w:w="1883" w:type="dxa"/>
            <w:hideMark/>
          </w:tcPr>
          <w:p w14:paraId="27A02BB8"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3</w:t>
            </w:r>
          </w:p>
        </w:tc>
        <w:tc>
          <w:tcPr>
            <w:tcW w:w="3010" w:type="dxa"/>
            <w:hideMark/>
          </w:tcPr>
          <w:p w14:paraId="46B9EC96"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Yes</w:t>
            </w:r>
          </w:p>
        </w:tc>
      </w:tr>
      <w:tr w:rsidR="007715B6" w:rsidRPr="0070180A" w14:paraId="40E4D0D3" w14:textId="77777777" w:rsidTr="0041537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976" w:type="dxa"/>
            <w:hideMark/>
          </w:tcPr>
          <w:p w14:paraId="16F343A7" w14:textId="69B54063" w:rsidR="007715B6" w:rsidRPr="0070180A" w:rsidRDefault="007715B6" w:rsidP="0041537D">
            <w:r w:rsidRPr="0070180A">
              <w:t>t9ntcd-hfL8</w:t>
            </w:r>
          </w:p>
        </w:tc>
        <w:tc>
          <w:tcPr>
            <w:tcW w:w="2467" w:type="dxa"/>
            <w:hideMark/>
          </w:tcPr>
          <w:p w14:paraId="0D7729E0" w14:textId="2F37AC2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21</w:t>
            </w:r>
          </w:p>
        </w:tc>
        <w:tc>
          <w:tcPr>
            <w:tcW w:w="1843" w:type="dxa"/>
            <w:hideMark/>
          </w:tcPr>
          <w:p w14:paraId="2F8E1F70"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6</w:t>
            </w:r>
          </w:p>
        </w:tc>
        <w:tc>
          <w:tcPr>
            <w:tcW w:w="1883" w:type="dxa"/>
            <w:hideMark/>
          </w:tcPr>
          <w:p w14:paraId="7A58D3D7"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w:t>
            </w:r>
          </w:p>
        </w:tc>
        <w:tc>
          <w:tcPr>
            <w:tcW w:w="3010" w:type="dxa"/>
            <w:hideMark/>
          </w:tcPr>
          <w:p w14:paraId="3CC3DC3C" w14:textId="77777777" w:rsidR="007715B6" w:rsidRPr="0070180A" w:rsidRDefault="007715B6" w:rsidP="0041537D">
            <w:pPr>
              <w:cnfStyle w:val="000000100000" w:firstRow="0" w:lastRow="0" w:firstColumn="0" w:lastColumn="0" w:oddVBand="0" w:evenVBand="0" w:oddHBand="1" w:evenHBand="0" w:firstRowFirstColumn="0" w:firstRowLastColumn="0" w:lastRowFirstColumn="0" w:lastRowLastColumn="0"/>
            </w:pPr>
            <w:r w:rsidRPr="0070180A">
              <w:t>Yes</w:t>
            </w:r>
          </w:p>
        </w:tc>
      </w:tr>
      <w:tr w:rsidR="007715B6" w:rsidRPr="0070180A" w14:paraId="07148E39" w14:textId="77777777" w:rsidTr="0041537D">
        <w:trPr>
          <w:trHeight w:val="461"/>
        </w:trPr>
        <w:tc>
          <w:tcPr>
            <w:cnfStyle w:val="001000000000" w:firstRow="0" w:lastRow="0" w:firstColumn="1" w:lastColumn="0" w:oddVBand="0" w:evenVBand="0" w:oddHBand="0" w:evenHBand="0" w:firstRowFirstColumn="0" w:firstRowLastColumn="0" w:lastRowFirstColumn="0" w:lastRowLastColumn="0"/>
            <w:tcW w:w="2976" w:type="dxa"/>
            <w:hideMark/>
          </w:tcPr>
          <w:p w14:paraId="252BFF21" w14:textId="05D419EE" w:rsidR="007715B6" w:rsidRPr="0070180A" w:rsidRDefault="007715B6" w:rsidP="0041537D">
            <w:r>
              <w:rPr>
                <w:noProof/>
              </w:rPr>
              <mc:AlternateContent>
                <mc:Choice Requires="wps">
                  <w:drawing>
                    <wp:anchor distT="0" distB="0" distL="114300" distR="114300" simplePos="0" relativeHeight="251662336" behindDoc="0" locked="0" layoutInCell="1" allowOverlap="1" wp14:anchorId="4CF90E4E" wp14:editId="59FF6509">
                      <wp:simplePos x="0" y="0"/>
                      <wp:positionH relativeFrom="column">
                        <wp:posOffset>316230</wp:posOffset>
                      </wp:positionH>
                      <wp:positionV relativeFrom="paragraph">
                        <wp:posOffset>-14605</wp:posOffset>
                      </wp:positionV>
                      <wp:extent cx="5433483" cy="167216"/>
                      <wp:effectExtent l="19050" t="19050" r="15240" b="23495"/>
                      <wp:wrapNone/>
                      <wp:docPr id="1873018849" name="Rectangle 1"/>
                      <wp:cNvGraphicFramePr/>
                      <a:graphic xmlns:a="http://schemas.openxmlformats.org/drawingml/2006/main">
                        <a:graphicData uri="http://schemas.microsoft.com/office/word/2010/wordprocessingShape">
                          <wps:wsp>
                            <wps:cNvSpPr/>
                            <wps:spPr>
                              <a:xfrm>
                                <a:off x="0" y="0"/>
                                <a:ext cx="5433483" cy="167216"/>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32B24" id="Rectangle 1" o:spid="_x0000_s1026" style="position:absolute;margin-left:24.9pt;margin-top:-1.15pt;width:427.85pt;height:1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" filled="f" strokecolor="#70ad47 [3209]" strokeweight="3pt">
                      <v:stroke joinstyle="round"/>
                    </v:rect>
                  </w:pict>
                </mc:Fallback>
              </mc:AlternateContent>
            </w:r>
            <w:r w:rsidRPr="0070180A">
              <w:t>bBNyWRe5KVA</w:t>
            </w:r>
          </w:p>
        </w:tc>
        <w:tc>
          <w:tcPr>
            <w:tcW w:w="2467" w:type="dxa"/>
            <w:hideMark/>
          </w:tcPr>
          <w:p w14:paraId="23E74B9D"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722</w:t>
            </w:r>
          </w:p>
        </w:tc>
        <w:tc>
          <w:tcPr>
            <w:tcW w:w="1843" w:type="dxa"/>
            <w:hideMark/>
          </w:tcPr>
          <w:p w14:paraId="7B4C8978"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10</w:t>
            </w:r>
          </w:p>
        </w:tc>
        <w:tc>
          <w:tcPr>
            <w:tcW w:w="1883" w:type="dxa"/>
            <w:hideMark/>
          </w:tcPr>
          <w:p w14:paraId="4242ACB7"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5</w:t>
            </w:r>
          </w:p>
        </w:tc>
        <w:tc>
          <w:tcPr>
            <w:tcW w:w="3010" w:type="dxa"/>
            <w:hideMark/>
          </w:tcPr>
          <w:p w14:paraId="12E8C685" w14:textId="77777777" w:rsidR="007715B6" w:rsidRPr="0070180A" w:rsidRDefault="007715B6" w:rsidP="0041537D">
            <w:pPr>
              <w:cnfStyle w:val="000000000000" w:firstRow="0" w:lastRow="0" w:firstColumn="0" w:lastColumn="0" w:oddVBand="0" w:evenVBand="0" w:oddHBand="0" w:evenHBand="0" w:firstRowFirstColumn="0" w:firstRowLastColumn="0" w:lastRowFirstColumn="0" w:lastRowLastColumn="0"/>
            </w:pPr>
            <w:r w:rsidRPr="0070180A">
              <w:t>Yes</w:t>
            </w:r>
          </w:p>
        </w:tc>
      </w:tr>
    </w:tbl>
    <w:p w14:paraId="749022B3" w14:textId="77777777" w:rsidR="007715B6" w:rsidRDefault="007715B6" w:rsidP="007715B6">
      <w:pPr>
        <w:tabs>
          <w:tab w:val="left" w:pos="3120"/>
        </w:tabs>
        <w:rPr>
          <w:b/>
          <w:bCs/>
        </w:rPr>
      </w:pPr>
    </w:p>
    <w:p w14:paraId="01A3B54A" w14:textId="77777777" w:rsidR="007025B6" w:rsidRDefault="007025B6" w:rsidP="007025B6">
      <w:pPr>
        <w:pStyle w:val="papertitle"/>
        <w:spacing w:before="100" w:beforeAutospacing="1" w:after="100" w:afterAutospacing="1"/>
      </w:pPr>
    </w:p>
    <w:p w14:paraId="0BFE676B" w14:textId="53DF6DF3" w:rsidR="003D5503" w:rsidRPr="003D5503" w:rsidRDefault="00572BD4" w:rsidP="00630701">
      <w:pPr>
        <w:pStyle w:val="papertitle"/>
        <w:spacing w:before="100" w:beforeAutospacing="1" w:after="100" w:afterAutospacing="1"/>
      </w:pPr>
      <w:r>
        <mc:AlternateContent>
          <mc:Choice Requires="wps">
            <w:drawing>
              <wp:anchor distT="0" distB="0" distL="114300" distR="114300" simplePos="0" relativeHeight="251699200" behindDoc="0" locked="0" layoutInCell="1" allowOverlap="1" wp14:anchorId="1F7B9B92" wp14:editId="735DCF0F">
                <wp:simplePos x="0" y="0"/>
                <wp:positionH relativeFrom="column">
                  <wp:posOffset>6229350</wp:posOffset>
                </wp:positionH>
                <wp:positionV relativeFrom="paragraph">
                  <wp:posOffset>3524250</wp:posOffset>
                </wp:positionV>
                <wp:extent cx="339090" cy="156210"/>
                <wp:effectExtent l="19050" t="19050" r="22860" b="15240"/>
                <wp:wrapNone/>
                <wp:docPr id="709625188"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5874C" id="Rectangle 1" o:spid="_x0000_s1026" style="position:absolute;margin-left:490.5pt;margin-top:277.5pt;width:26.7pt;height:12.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" filled="f" strokecolor="#70ad47 [3209]" strokeweight="3pt">
                <v:stroke joinstyle="round"/>
              </v:rect>
            </w:pict>
          </mc:Fallback>
        </mc:AlternateContent>
      </w:r>
      <w:r>
        <mc:AlternateContent>
          <mc:Choice Requires="wps">
            <w:drawing>
              <wp:anchor distT="0" distB="0" distL="114300" distR="114300" simplePos="0" relativeHeight="251697152" behindDoc="0" locked="0" layoutInCell="1" allowOverlap="1" wp14:anchorId="267AE5D2" wp14:editId="47397CEC">
                <wp:simplePos x="0" y="0"/>
                <wp:positionH relativeFrom="column">
                  <wp:posOffset>5909945</wp:posOffset>
                </wp:positionH>
                <wp:positionV relativeFrom="paragraph">
                  <wp:posOffset>2179320</wp:posOffset>
                </wp:positionV>
                <wp:extent cx="339090" cy="156210"/>
                <wp:effectExtent l="19050" t="19050" r="22860" b="15240"/>
                <wp:wrapNone/>
                <wp:docPr id="1860317804"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F3D2" id="Rectangle 1" o:spid="_x0000_s1026" style="position:absolute;margin-left:465.35pt;margin-top:171.6pt;width:26.7pt;height:12.3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" filled="f" strokecolor="#70ad47 [3209]" strokeweight="3pt">
                <v:stroke joinstyle="round"/>
              </v:rect>
            </w:pict>
          </mc:Fallback>
        </mc:AlternateContent>
      </w:r>
      <w:r>
        <mc:AlternateContent>
          <mc:Choice Requires="wps">
            <w:drawing>
              <wp:anchor distT="0" distB="0" distL="114300" distR="114300" simplePos="0" relativeHeight="251695104" behindDoc="0" locked="0" layoutInCell="1" allowOverlap="1" wp14:anchorId="184B4762" wp14:editId="49CABF38">
                <wp:simplePos x="0" y="0"/>
                <wp:positionH relativeFrom="column">
                  <wp:posOffset>6252845</wp:posOffset>
                </wp:positionH>
                <wp:positionV relativeFrom="paragraph">
                  <wp:posOffset>1501140</wp:posOffset>
                </wp:positionV>
                <wp:extent cx="339090" cy="156210"/>
                <wp:effectExtent l="19050" t="19050" r="22860" b="15240"/>
                <wp:wrapNone/>
                <wp:docPr id="1921879136"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8AEE" id="Rectangle 1" o:spid="_x0000_s1026" style="position:absolute;margin-left:492.35pt;margin-top:118.2pt;width:26.7pt;height:12.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" filled="f" strokecolor="#70ad47 [3209]" strokeweight="3pt">
                <v:stroke joinstyle="round"/>
              </v:rect>
            </w:pict>
          </mc:Fallback>
        </mc:AlternateContent>
      </w:r>
      <w:r>
        <mc:AlternateContent>
          <mc:Choice Requires="wps">
            <w:drawing>
              <wp:anchor distT="0" distB="0" distL="114300" distR="114300" simplePos="0" relativeHeight="251693056" behindDoc="0" locked="0" layoutInCell="1" allowOverlap="1" wp14:anchorId="216C8093" wp14:editId="7FF832A8">
                <wp:simplePos x="0" y="0"/>
                <wp:positionH relativeFrom="column">
                  <wp:posOffset>6199505</wp:posOffset>
                </wp:positionH>
                <wp:positionV relativeFrom="paragraph">
                  <wp:posOffset>853440</wp:posOffset>
                </wp:positionV>
                <wp:extent cx="339090" cy="156210"/>
                <wp:effectExtent l="19050" t="19050" r="22860" b="15240"/>
                <wp:wrapNone/>
                <wp:docPr id="397405107"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BE4C5" id="Rectangle 1" o:spid="_x0000_s1026" style="position:absolute;margin-left:488.15pt;margin-top:67.2pt;width:26.7pt;height:12.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" filled="f" strokecolor="#70ad47 [3209]" strokeweight="3pt">
                <v:stroke joinstyle="round"/>
              </v:rect>
            </w:pict>
          </mc:Fallback>
        </mc:AlternateContent>
      </w:r>
      <w:r>
        <mc:AlternateContent>
          <mc:Choice Requires="wps">
            <w:drawing>
              <wp:anchor distT="0" distB="0" distL="114300" distR="114300" simplePos="0" relativeHeight="251691008" behindDoc="0" locked="0" layoutInCell="1" allowOverlap="1" wp14:anchorId="6A25AC94" wp14:editId="03B77DFC">
                <wp:simplePos x="0" y="0"/>
                <wp:positionH relativeFrom="column">
                  <wp:posOffset>5890895</wp:posOffset>
                </wp:positionH>
                <wp:positionV relativeFrom="paragraph">
                  <wp:posOffset>1512570</wp:posOffset>
                </wp:positionV>
                <wp:extent cx="339090" cy="156210"/>
                <wp:effectExtent l="19050" t="19050" r="22860" b="15240"/>
                <wp:wrapNone/>
                <wp:docPr id="602001322"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4A2EC" id="Rectangle 1" o:spid="_x0000_s1026" style="position:absolute;margin-left:463.85pt;margin-top:119.1pt;width:26.7pt;height:12.3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" filled="f" strokecolor="#70ad47 [3209]" strokeweight="3pt">
                <v:stroke joinstyle="round"/>
              </v:rect>
            </w:pict>
          </mc:Fallback>
        </mc:AlternateContent>
      </w:r>
      <w:r>
        <mc:AlternateContent>
          <mc:Choice Requires="wps">
            <w:drawing>
              <wp:anchor distT="0" distB="0" distL="114300" distR="114300" simplePos="0" relativeHeight="251688960" behindDoc="0" locked="0" layoutInCell="1" allowOverlap="1" wp14:anchorId="3781F655" wp14:editId="054A6012">
                <wp:simplePos x="0" y="0"/>
                <wp:positionH relativeFrom="column">
                  <wp:posOffset>5890895</wp:posOffset>
                </wp:positionH>
                <wp:positionV relativeFrom="paragraph">
                  <wp:posOffset>1245870</wp:posOffset>
                </wp:positionV>
                <wp:extent cx="339090" cy="156210"/>
                <wp:effectExtent l="19050" t="19050" r="22860" b="15240"/>
                <wp:wrapNone/>
                <wp:docPr id="300914533"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30BEC" id="Rectangle 1" o:spid="_x0000_s1026" style="position:absolute;margin-left:463.85pt;margin-top:98.1pt;width:26.7pt;height:12.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" filled="f" strokecolor="#70ad47 [3209]" strokeweight="3pt">
                <v:stroke joinstyle="round"/>
              </v:rect>
            </w:pict>
          </mc:Fallback>
        </mc:AlternateContent>
      </w:r>
      <w:r>
        <mc:AlternateContent>
          <mc:Choice Requires="wps">
            <w:drawing>
              <wp:anchor distT="0" distB="0" distL="114300" distR="114300" simplePos="0" relativeHeight="251686912" behindDoc="0" locked="0" layoutInCell="1" allowOverlap="1" wp14:anchorId="7E252732" wp14:editId="037FF8A7">
                <wp:simplePos x="0" y="0"/>
                <wp:positionH relativeFrom="column">
                  <wp:posOffset>5429885</wp:posOffset>
                </wp:positionH>
                <wp:positionV relativeFrom="paragraph">
                  <wp:posOffset>868680</wp:posOffset>
                </wp:positionV>
                <wp:extent cx="339090" cy="156210"/>
                <wp:effectExtent l="19050" t="19050" r="22860" b="15240"/>
                <wp:wrapNone/>
                <wp:docPr id="879987949"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3C94" id="Rectangle 1" o:spid="_x0000_s1026" style="position:absolute;margin-left:427.55pt;margin-top:68.4pt;width:26.7pt;height:12.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" filled="f" strokecolor="#70ad47 [3209]" strokeweight="3pt">
                <v:stroke joinstyle="round"/>
              </v:rect>
            </w:pict>
          </mc:Fallback>
        </mc:AlternateContent>
      </w:r>
      <w:r>
        <mc:AlternateContent>
          <mc:Choice Requires="wps">
            <w:drawing>
              <wp:anchor distT="0" distB="0" distL="114300" distR="114300" simplePos="0" relativeHeight="251684864" behindDoc="0" locked="0" layoutInCell="1" allowOverlap="1" wp14:anchorId="1BCB12FD" wp14:editId="105C3D21">
                <wp:simplePos x="0" y="0"/>
                <wp:positionH relativeFrom="column">
                  <wp:posOffset>4187825</wp:posOffset>
                </wp:positionH>
                <wp:positionV relativeFrom="paragraph">
                  <wp:posOffset>2156460</wp:posOffset>
                </wp:positionV>
                <wp:extent cx="339090" cy="156210"/>
                <wp:effectExtent l="19050" t="19050" r="22860" b="15240"/>
                <wp:wrapNone/>
                <wp:docPr id="617747826"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8458A" id="Rectangle 1" o:spid="_x0000_s1026" style="position:absolute;margin-left:329.75pt;margin-top:169.8pt;width:26.7pt;height:12.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" filled="f" strokecolor="#c00000" strokeweight="3pt">
                <v:stroke joinstyle="round"/>
              </v:rect>
            </w:pict>
          </mc:Fallback>
        </mc:AlternateContent>
      </w:r>
      <w:r>
        <mc:AlternateContent>
          <mc:Choice Requires="wps">
            <w:drawing>
              <wp:anchor distT="0" distB="0" distL="114300" distR="114300" simplePos="0" relativeHeight="251682816" behindDoc="0" locked="0" layoutInCell="1" allowOverlap="1" wp14:anchorId="21295E35" wp14:editId="37E40731">
                <wp:simplePos x="0" y="0"/>
                <wp:positionH relativeFrom="column">
                  <wp:posOffset>4157345</wp:posOffset>
                </wp:positionH>
                <wp:positionV relativeFrom="paragraph">
                  <wp:posOffset>2956560</wp:posOffset>
                </wp:positionV>
                <wp:extent cx="339090" cy="156210"/>
                <wp:effectExtent l="19050" t="19050" r="22860" b="15240"/>
                <wp:wrapNone/>
                <wp:docPr id="1312029656"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B1191" id="Rectangle 1" o:spid="_x0000_s1026" style="position:absolute;margin-left:327.35pt;margin-top:232.8pt;width:26.7pt;height:12.3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" filled="f" strokecolor="#c00000" strokeweight="3pt">
                <v:stroke joinstyle="round"/>
              </v:rect>
            </w:pict>
          </mc:Fallback>
        </mc:AlternateContent>
      </w:r>
      <w:r>
        <mc:AlternateContent>
          <mc:Choice Requires="wps">
            <w:drawing>
              <wp:anchor distT="0" distB="0" distL="114300" distR="114300" simplePos="0" relativeHeight="251680768" behindDoc="0" locked="0" layoutInCell="1" allowOverlap="1" wp14:anchorId="01403F07" wp14:editId="39611441">
                <wp:simplePos x="0" y="0"/>
                <wp:positionH relativeFrom="column">
                  <wp:posOffset>4172585</wp:posOffset>
                </wp:positionH>
                <wp:positionV relativeFrom="paragraph">
                  <wp:posOffset>853440</wp:posOffset>
                </wp:positionV>
                <wp:extent cx="339090" cy="156210"/>
                <wp:effectExtent l="19050" t="19050" r="22860" b="15240"/>
                <wp:wrapNone/>
                <wp:docPr id="266753764"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7BCF6" id="Rectangle 1" o:spid="_x0000_s1026" style="position:absolute;margin-left:328.55pt;margin-top:67.2pt;width:26.7pt;height:12.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" filled="f" strokecolor="#c00000" strokeweight="3pt">
                <v:stroke joinstyle="round"/>
              </v:rect>
            </w:pict>
          </mc:Fallback>
        </mc:AlternateContent>
      </w:r>
      <w:r>
        <mc:AlternateContent>
          <mc:Choice Requires="wps">
            <w:drawing>
              <wp:anchor distT="0" distB="0" distL="114300" distR="114300" simplePos="0" relativeHeight="251678720" behindDoc="0" locked="0" layoutInCell="1" allowOverlap="1" wp14:anchorId="1ED89ADA" wp14:editId="7FF95BD7">
                <wp:simplePos x="0" y="0"/>
                <wp:positionH relativeFrom="column">
                  <wp:posOffset>4195445</wp:posOffset>
                </wp:positionH>
                <wp:positionV relativeFrom="paragraph">
                  <wp:posOffset>3238500</wp:posOffset>
                </wp:positionV>
                <wp:extent cx="339090" cy="156210"/>
                <wp:effectExtent l="19050" t="19050" r="22860" b="15240"/>
                <wp:wrapNone/>
                <wp:docPr id="1396103144"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6A72E" id="Rectangle 1" o:spid="_x0000_s1026" style="position:absolute;margin-left:330.35pt;margin-top:255pt;width:26.7pt;height:12.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" filled="f" strokecolor="#c00000" strokeweight="3pt">
                <v:stroke joinstyle="round"/>
              </v:rect>
            </w:pict>
          </mc:Fallback>
        </mc:AlternateContent>
      </w:r>
      <w:r>
        <mc:AlternateContent>
          <mc:Choice Requires="wps">
            <w:drawing>
              <wp:anchor distT="0" distB="0" distL="114300" distR="114300" simplePos="0" relativeHeight="251676672" behindDoc="0" locked="0" layoutInCell="1" allowOverlap="1" wp14:anchorId="696C9752" wp14:editId="572B206C">
                <wp:simplePos x="0" y="0"/>
                <wp:positionH relativeFrom="column">
                  <wp:posOffset>3768725</wp:posOffset>
                </wp:positionH>
                <wp:positionV relativeFrom="paragraph">
                  <wp:posOffset>3238500</wp:posOffset>
                </wp:positionV>
                <wp:extent cx="339090" cy="156210"/>
                <wp:effectExtent l="19050" t="19050" r="22860" b="15240"/>
                <wp:wrapNone/>
                <wp:docPr id="704956142"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7B69C" id="Rectangle 1" o:spid="_x0000_s1026" style="position:absolute;margin-left:296.75pt;margin-top:255pt;width:26.7pt;height:12.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" filled="f" strokecolor="#c00000" strokeweight="3pt">
                <v:stroke joinstyle="round"/>
              </v:rect>
            </w:pict>
          </mc:Fallback>
        </mc:AlternateContent>
      </w:r>
      <w:r>
        <mc:AlternateContent>
          <mc:Choice Requires="wps">
            <w:drawing>
              <wp:anchor distT="0" distB="0" distL="114300" distR="114300" simplePos="0" relativeHeight="251674624" behindDoc="0" locked="0" layoutInCell="1" allowOverlap="1" wp14:anchorId="59D34DF0" wp14:editId="59842F3E">
                <wp:simplePos x="0" y="0"/>
                <wp:positionH relativeFrom="column">
                  <wp:posOffset>3223260</wp:posOffset>
                </wp:positionH>
                <wp:positionV relativeFrom="paragraph">
                  <wp:posOffset>3408045</wp:posOffset>
                </wp:positionV>
                <wp:extent cx="339090" cy="156210"/>
                <wp:effectExtent l="19050" t="19050" r="22860" b="15240"/>
                <wp:wrapNone/>
                <wp:docPr id="1957184120"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65F18" id="Rectangle 1" o:spid="_x0000_s1026" style="position:absolute;margin-left:253.8pt;margin-top:268.35pt;width:26.7pt;height:12.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" filled="f" strokecolor="#c00000" strokeweight="3pt">
                <v:stroke joinstyle="round"/>
              </v:rect>
            </w:pict>
          </mc:Fallback>
        </mc:AlternateContent>
      </w:r>
      <w:r>
        <mc:AlternateContent>
          <mc:Choice Requires="wps">
            <w:drawing>
              <wp:anchor distT="0" distB="0" distL="114300" distR="114300" simplePos="0" relativeHeight="251672576" behindDoc="0" locked="0" layoutInCell="1" allowOverlap="1" wp14:anchorId="5697C4D0" wp14:editId="1BD7CA18">
                <wp:simplePos x="0" y="0"/>
                <wp:positionH relativeFrom="column">
                  <wp:posOffset>3284220</wp:posOffset>
                </wp:positionH>
                <wp:positionV relativeFrom="paragraph">
                  <wp:posOffset>2328545</wp:posOffset>
                </wp:positionV>
                <wp:extent cx="339090" cy="156210"/>
                <wp:effectExtent l="19050" t="19050" r="22860" b="15240"/>
                <wp:wrapNone/>
                <wp:docPr id="2022292537"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6E19" id="Rectangle 1" o:spid="_x0000_s1026" style="position:absolute;margin-left:258.6pt;margin-top:183.35pt;width:26.7pt;height:12.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" filled="f" strokecolor="#c00000" strokeweight="3pt">
                <v:stroke joinstyle="round"/>
              </v:rect>
            </w:pict>
          </mc:Fallback>
        </mc:AlternateContent>
      </w:r>
      <w:r>
        <mc:AlternateContent>
          <mc:Choice Requires="wps">
            <w:drawing>
              <wp:anchor distT="0" distB="0" distL="114300" distR="114300" simplePos="0" relativeHeight="251670528" behindDoc="0" locked="0" layoutInCell="1" allowOverlap="1" wp14:anchorId="27700D1F" wp14:editId="5ED86489">
                <wp:simplePos x="0" y="0"/>
                <wp:positionH relativeFrom="column">
                  <wp:posOffset>2114550</wp:posOffset>
                </wp:positionH>
                <wp:positionV relativeFrom="paragraph">
                  <wp:posOffset>3500755</wp:posOffset>
                </wp:positionV>
                <wp:extent cx="339090" cy="156210"/>
                <wp:effectExtent l="19050" t="19050" r="22860" b="15240"/>
                <wp:wrapNone/>
                <wp:docPr id="93841996"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D57E" id="Rectangle 1" o:spid="_x0000_s1026" style="position:absolute;margin-left:166.5pt;margin-top:275.65pt;width:26.7pt;height:12.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" filled="f" strokecolor="#c00000" strokeweight="3pt">
                <v:stroke joinstyle="round"/>
              </v:rect>
            </w:pict>
          </mc:Fallback>
        </mc:AlternateContent>
      </w:r>
      <w:r>
        <mc:AlternateContent>
          <mc:Choice Requires="wps">
            <w:drawing>
              <wp:anchor distT="0" distB="0" distL="114300" distR="114300" simplePos="0" relativeHeight="251668480" behindDoc="0" locked="0" layoutInCell="1" allowOverlap="1" wp14:anchorId="620D45C1" wp14:editId="33D292D5">
                <wp:simplePos x="0" y="0"/>
                <wp:positionH relativeFrom="column">
                  <wp:posOffset>2491740</wp:posOffset>
                </wp:positionH>
                <wp:positionV relativeFrom="paragraph">
                  <wp:posOffset>2973705</wp:posOffset>
                </wp:positionV>
                <wp:extent cx="339090" cy="156210"/>
                <wp:effectExtent l="19050" t="19050" r="22860" b="15240"/>
                <wp:wrapNone/>
                <wp:docPr id="70233043"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D23DB" id="Rectangle 1" o:spid="_x0000_s1026" style="position:absolute;margin-left:196.2pt;margin-top:234.15pt;width:26.7pt;height:12.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" filled="f" strokecolor="#c00000" strokeweight="3pt">
                <v:stroke joinstyle="round"/>
              </v:rect>
            </w:pict>
          </mc:Fallback>
        </mc:AlternateContent>
      </w:r>
      <w:r>
        <mc:AlternateContent>
          <mc:Choice Requires="wps">
            <w:drawing>
              <wp:anchor distT="0" distB="0" distL="114300" distR="114300" simplePos="0" relativeHeight="251666432" behindDoc="0" locked="0" layoutInCell="1" allowOverlap="1" wp14:anchorId="79504D43" wp14:editId="34FB955B">
                <wp:simplePos x="0" y="0"/>
                <wp:positionH relativeFrom="column">
                  <wp:posOffset>2477135</wp:posOffset>
                </wp:positionH>
                <wp:positionV relativeFrom="paragraph">
                  <wp:posOffset>3249930</wp:posOffset>
                </wp:positionV>
                <wp:extent cx="339090" cy="156210"/>
                <wp:effectExtent l="19050" t="19050" r="22860" b="15240"/>
                <wp:wrapNone/>
                <wp:docPr id="194426080"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00CB6" id="Rectangle 1" o:spid="_x0000_s1026" style="position:absolute;margin-left:195.05pt;margin-top:255.9pt;width:26.7pt;height:12.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" filled="f" strokecolor="#c00000" strokeweight="3pt">
                <v:stroke joinstyle="round"/>
              </v:rect>
            </w:pict>
          </mc:Fallback>
        </mc:AlternateContent>
      </w:r>
      <w:r>
        <mc:AlternateContent>
          <mc:Choice Requires="wps">
            <w:drawing>
              <wp:anchor distT="0" distB="0" distL="114300" distR="114300" simplePos="0" relativeHeight="251664384" behindDoc="0" locked="0" layoutInCell="1" allowOverlap="1" wp14:anchorId="70AE262C" wp14:editId="253847B3">
                <wp:simplePos x="0" y="0"/>
                <wp:positionH relativeFrom="column">
                  <wp:posOffset>1776095</wp:posOffset>
                </wp:positionH>
                <wp:positionV relativeFrom="paragraph">
                  <wp:posOffset>2190750</wp:posOffset>
                </wp:positionV>
                <wp:extent cx="339090" cy="156210"/>
                <wp:effectExtent l="19050" t="19050" r="22860" b="15240"/>
                <wp:wrapNone/>
                <wp:docPr id="1285579631" name="Rectangle 1"/>
                <wp:cNvGraphicFramePr/>
                <a:graphic xmlns:a="http://schemas.openxmlformats.org/drawingml/2006/main">
                  <a:graphicData uri="http://schemas.microsoft.com/office/word/2010/wordprocessingShape">
                    <wps:wsp>
                      <wps:cNvSpPr/>
                      <wps:spPr>
                        <a:xfrm flipV="1">
                          <a:off x="0" y="0"/>
                          <a:ext cx="339090" cy="156210"/>
                        </a:xfrm>
                        <a:prstGeom prst="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135CB" id="Rectangle 1" o:spid="_x0000_s1026" style="position:absolute;margin-left:139.85pt;margin-top:172.5pt;width:26.7pt;height:12.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" filled="f" strokecolor="#c00000" strokeweight="3pt">
                <v:stroke joinstyle="round"/>
              </v:rect>
            </w:pict>
          </mc:Fallback>
        </mc:AlternateContent>
      </w:r>
      <w:r w:rsidR="00C466A5" w:rsidRPr="00C466A5">
        <w:drawing>
          <wp:inline distT="0" distB="0" distL="0" distR="0" wp14:anchorId="671D9BBB" wp14:editId="733E626F">
            <wp:extent cx="6638290" cy="4017010"/>
            <wp:effectExtent l="0" t="0" r="0" b="2540"/>
            <wp:docPr id="131324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4933" name="Picture 1" descr="A screenshot of a computer&#10;&#10;Description automatically generated"/>
                    <pic:cNvPicPr/>
                  </pic:nvPicPr>
                  <pic:blipFill>
                    <a:blip r:embed="rId31"/>
                    <a:stretch>
                      <a:fillRect/>
                    </a:stretch>
                  </pic:blipFill>
                  <pic:spPr>
                    <a:xfrm>
                      <a:off x="0" y="0"/>
                      <a:ext cx="6638290" cy="4017010"/>
                    </a:xfrm>
                    <a:prstGeom prst="rect">
                      <a:avLst/>
                    </a:prstGeom>
                  </pic:spPr>
                </pic:pic>
              </a:graphicData>
            </a:graphic>
          </wp:inline>
        </w:drawing>
      </w:r>
    </w:p>
    <w:p w14:paraId="578658A1" w14:textId="4605931C" w:rsidR="003D5503" w:rsidRPr="00D31D44" w:rsidRDefault="003D5503" w:rsidP="003D5503">
      <w:pPr>
        <w:tabs>
          <w:tab w:val="left" w:pos="3120"/>
        </w:tabs>
        <w:rPr>
          <w:b/>
          <w:bCs/>
          <w:sz w:val="24"/>
          <w:szCs w:val="24"/>
        </w:rPr>
      </w:pPr>
      <w:r w:rsidRPr="00D31D44">
        <w:rPr>
          <w:b/>
          <w:bCs/>
          <w:sz w:val="24"/>
          <w:szCs w:val="24"/>
        </w:rPr>
        <w:t xml:space="preserve">Table 4: Results of all methods </w:t>
      </w:r>
    </w:p>
    <w:p w14:paraId="6C55D220" w14:textId="1B73D5E7" w:rsidR="003D5503" w:rsidRPr="003D5503" w:rsidRDefault="003D5503" w:rsidP="00630701">
      <w:pPr>
        <w:jc w:val="both"/>
      </w:pPr>
    </w:p>
    <w:p w14:paraId="2118431D" w14:textId="6559D7DD" w:rsidR="003D5503" w:rsidRDefault="003D5503" w:rsidP="003D5503">
      <w:pPr>
        <w:tabs>
          <w:tab w:val="left" w:pos="3120"/>
        </w:tabs>
        <w:jc w:val="left"/>
        <w:rPr>
          <w:b/>
          <w:bCs/>
        </w:rPr>
      </w:pPr>
      <w:r>
        <w:rPr>
          <w:rFonts w:eastAsia="MS Mincho"/>
          <w:noProof/>
          <w:sz w:val="48"/>
          <w:szCs w:val="48"/>
        </w:rPr>
        <w:tab/>
      </w:r>
    </w:p>
    <w:tbl>
      <w:tblPr>
        <w:tblStyle w:val="TableGrid"/>
        <w:tblpPr w:leftFromText="180" w:rightFromText="180" w:vertAnchor="text" w:horzAnchor="margin" w:tblpXSpec="center" w:tblpY="20"/>
        <w:tblW w:w="0" w:type="auto"/>
        <w:tblLook w:val="04A0" w:firstRow="1" w:lastRow="0" w:firstColumn="1" w:lastColumn="0" w:noHBand="0" w:noVBand="1"/>
      </w:tblPr>
      <w:tblGrid>
        <w:gridCol w:w="1902"/>
        <w:gridCol w:w="1902"/>
        <w:gridCol w:w="1902"/>
        <w:gridCol w:w="1902"/>
        <w:gridCol w:w="1902"/>
      </w:tblGrid>
      <w:tr w:rsidR="0050640C" w14:paraId="4642D637" w14:textId="0244CD12" w:rsidTr="00630701">
        <w:trPr>
          <w:trHeight w:val="232"/>
        </w:trPr>
        <w:tc>
          <w:tcPr>
            <w:tcW w:w="1902" w:type="dxa"/>
            <w:shd w:val="clear" w:color="auto" w:fill="AEAAAA" w:themeFill="background2" w:themeFillShade="BF"/>
          </w:tcPr>
          <w:p w14:paraId="1E1CCECE" w14:textId="77777777" w:rsidR="0050640C" w:rsidRDefault="0050640C" w:rsidP="003D5503">
            <w:pPr>
              <w:tabs>
                <w:tab w:val="left" w:pos="3120"/>
              </w:tabs>
              <w:rPr>
                <w:b/>
                <w:bCs/>
                <w:sz w:val="24"/>
                <w:szCs w:val="24"/>
              </w:rPr>
            </w:pPr>
          </w:p>
        </w:tc>
        <w:tc>
          <w:tcPr>
            <w:tcW w:w="1902" w:type="dxa"/>
            <w:shd w:val="clear" w:color="auto" w:fill="AEAAAA" w:themeFill="background2" w:themeFillShade="BF"/>
          </w:tcPr>
          <w:p w14:paraId="52367486" w14:textId="77777777" w:rsidR="0050640C" w:rsidRDefault="0050640C" w:rsidP="003D5503">
            <w:pPr>
              <w:tabs>
                <w:tab w:val="left" w:pos="3120"/>
              </w:tabs>
              <w:rPr>
                <w:b/>
                <w:bCs/>
                <w:sz w:val="24"/>
                <w:szCs w:val="24"/>
              </w:rPr>
            </w:pPr>
            <w:r>
              <w:rPr>
                <w:b/>
                <w:bCs/>
                <w:sz w:val="24"/>
                <w:szCs w:val="24"/>
              </w:rPr>
              <w:t>1</w:t>
            </w:r>
          </w:p>
        </w:tc>
        <w:tc>
          <w:tcPr>
            <w:tcW w:w="1902" w:type="dxa"/>
            <w:shd w:val="clear" w:color="auto" w:fill="AEAAAA" w:themeFill="background2" w:themeFillShade="BF"/>
          </w:tcPr>
          <w:p w14:paraId="0E2121A8" w14:textId="77777777" w:rsidR="0050640C" w:rsidRDefault="0050640C" w:rsidP="003D5503">
            <w:pPr>
              <w:tabs>
                <w:tab w:val="left" w:pos="3120"/>
              </w:tabs>
              <w:rPr>
                <w:b/>
                <w:bCs/>
                <w:sz w:val="24"/>
                <w:szCs w:val="24"/>
              </w:rPr>
            </w:pPr>
            <w:r>
              <w:rPr>
                <w:b/>
                <w:bCs/>
                <w:sz w:val="24"/>
                <w:szCs w:val="24"/>
              </w:rPr>
              <w:t>2</w:t>
            </w:r>
          </w:p>
        </w:tc>
        <w:tc>
          <w:tcPr>
            <w:tcW w:w="1902" w:type="dxa"/>
            <w:shd w:val="clear" w:color="auto" w:fill="AEAAAA" w:themeFill="background2" w:themeFillShade="BF"/>
          </w:tcPr>
          <w:p w14:paraId="2814EFDE" w14:textId="77777777" w:rsidR="0050640C" w:rsidRDefault="0050640C" w:rsidP="003D5503">
            <w:pPr>
              <w:tabs>
                <w:tab w:val="left" w:pos="3120"/>
              </w:tabs>
              <w:rPr>
                <w:b/>
                <w:bCs/>
                <w:sz w:val="24"/>
                <w:szCs w:val="24"/>
              </w:rPr>
            </w:pPr>
            <w:r>
              <w:rPr>
                <w:b/>
                <w:bCs/>
                <w:sz w:val="24"/>
                <w:szCs w:val="24"/>
              </w:rPr>
              <w:t>3</w:t>
            </w:r>
          </w:p>
        </w:tc>
        <w:tc>
          <w:tcPr>
            <w:tcW w:w="1902" w:type="dxa"/>
            <w:shd w:val="clear" w:color="auto" w:fill="AEAAAA" w:themeFill="background2" w:themeFillShade="BF"/>
          </w:tcPr>
          <w:p w14:paraId="247BD0C8" w14:textId="54EB99C5" w:rsidR="0050640C" w:rsidRDefault="0050640C" w:rsidP="003D5503">
            <w:pPr>
              <w:tabs>
                <w:tab w:val="left" w:pos="3120"/>
              </w:tabs>
              <w:rPr>
                <w:b/>
                <w:bCs/>
                <w:sz w:val="24"/>
                <w:szCs w:val="24"/>
              </w:rPr>
            </w:pPr>
            <w:r>
              <w:rPr>
                <w:b/>
                <w:bCs/>
                <w:sz w:val="24"/>
                <w:szCs w:val="24"/>
              </w:rPr>
              <w:t>4</w:t>
            </w:r>
          </w:p>
        </w:tc>
      </w:tr>
      <w:tr w:rsidR="0050640C" w14:paraId="013C2FC9" w14:textId="3D0546B3" w:rsidTr="00630701">
        <w:trPr>
          <w:trHeight w:val="224"/>
        </w:trPr>
        <w:tc>
          <w:tcPr>
            <w:tcW w:w="1902" w:type="dxa"/>
            <w:shd w:val="clear" w:color="auto" w:fill="AEAAAA" w:themeFill="background2" w:themeFillShade="BF"/>
          </w:tcPr>
          <w:p w14:paraId="0D20C929" w14:textId="6A958225" w:rsidR="0050640C" w:rsidRDefault="0050640C" w:rsidP="003D5503">
            <w:pPr>
              <w:tabs>
                <w:tab w:val="left" w:pos="3120"/>
              </w:tabs>
              <w:rPr>
                <w:b/>
                <w:bCs/>
                <w:sz w:val="24"/>
                <w:szCs w:val="24"/>
              </w:rPr>
            </w:pPr>
            <w:r>
              <w:rPr>
                <w:b/>
                <w:bCs/>
                <w:sz w:val="24"/>
                <w:szCs w:val="24"/>
              </w:rPr>
              <w:t>Episode</w:t>
            </w:r>
          </w:p>
        </w:tc>
        <w:tc>
          <w:tcPr>
            <w:tcW w:w="1902" w:type="dxa"/>
          </w:tcPr>
          <w:p w14:paraId="3DD1E0D1" w14:textId="1D01477E" w:rsidR="0050640C" w:rsidRDefault="0050640C" w:rsidP="003D5503">
            <w:pPr>
              <w:tabs>
                <w:tab w:val="left" w:pos="3120"/>
              </w:tabs>
              <w:rPr>
                <w:b/>
                <w:bCs/>
                <w:sz w:val="24"/>
                <w:szCs w:val="24"/>
              </w:rPr>
            </w:pPr>
            <w:r>
              <w:rPr>
                <w:b/>
                <w:bCs/>
                <w:sz w:val="24"/>
                <w:szCs w:val="24"/>
              </w:rPr>
              <w:t>90</w:t>
            </w:r>
          </w:p>
        </w:tc>
        <w:tc>
          <w:tcPr>
            <w:tcW w:w="1902" w:type="dxa"/>
          </w:tcPr>
          <w:p w14:paraId="37AA913C" w14:textId="5918C664" w:rsidR="0050640C" w:rsidRDefault="0050640C" w:rsidP="003D5503">
            <w:pPr>
              <w:tabs>
                <w:tab w:val="left" w:pos="3120"/>
              </w:tabs>
              <w:rPr>
                <w:b/>
                <w:bCs/>
                <w:sz w:val="24"/>
                <w:szCs w:val="24"/>
              </w:rPr>
            </w:pPr>
            <w:r>
              <w:rPr>
                <w:b/>
                <w:bCs/>
                <w:sz w:val="24"/>
                <w:szCs w:val="24"/>
              </w:rPr>
              <w:t>90</w:t>
            </w:r>
          </w:p>
        </w:tc>
        <w:tc>
          <w:tcPr>
            <w:tcW w:w="1902" w:type="dxa"/>
          </w:tcPr>
          <w:p w14:paraId="25928670" w14:textId="1058C2FE" w:rsidR="0050640C" w:rsidRDefault="0050640C" w:rsidP="003D5503">
            <w:pPr>
              <w:tabs>
                <w:tab w:val="left" w:pos="3120"/>
              </w:tabs>
              <w:rPr>
                <w:b/>
                <w:bCs/>
                <w:sz w:val="24"/>
                <w:szCs w:val="24"/>
              </w:rPr>
            </w:pPr>
            <w:r>
              <w:rPr>
                <w:b/>
                <w:bCs/>
                <w:sz w:val="24"/>
                <w:szCs w:val="24"/>
              </w:rPr>
              <w:t>80</w:t>
            </w:r>
          </w:p>
        </w:tc>
        <w:tc>
          <w:tcPr>
            <w:tcW w:w="1902" w:type="dxa"/>
          </w:tcPr>
          <w:p w14:paraId="0E761ACB" w14:textId="6D770782" w:rsidR="0050640C" w:rsidRDefault="0050640C" w:rsidP="003D5503">
            <w:pPr>
              <w:tabs>
                <w:tab w:val="left" w:pos="3120"/>
              </w:tabs>
              <w:rPr>
                <w:b/>
                <w:bCs/>
                <w:sz w:val="24"/>
                <w:szCs w:val="24"/>
              </w:rPr>
            </w:pPr>
            <w:r>
              <w:rPr>
                <w:b/>
                <w:bCs/>
                <w:sz w:val="24"/>
                <w:szCs w:val="24"/>
              </w:rPr>
              <w:t>-</w:t>
            </w:r>
          </w:p>
        </w:tc>
      </w:tr>
      <w:tr w:rsidR="0050640C" w14:paraId="0FE32309" w14:textId="63EEA873" w:rsidTr="00630701">
        <w:trPr>
          <w:trHeight w:val="232"/>
        </w:trPr>
        <w:tc>
          <w:tcPr>
            <w:tcW w:w="1902" w:type="dxa"/>
            <w:shd w:val="clear" w:color="auto" w:fill="AEAAAA" w:themeFill="background2" w:themeFillShade="BF"/>
          </w:tcPr>
          <w:p w14:paraId="7D01F53A" w14:textId="34E13F75" w:rsidR="0050640C" w:rsidRDefault="0050640C" w:rsidP="003D5503">
            <w:pPr>
              <w:tabs>
                <w:tab w:val="left" w:pos="3120"/>
              </w:tabs>
              <w:rPr>
                <w:b/>
                <w:bCs/>
                <w:sz w:val="24"/>
                <w:szCs w:val="24"/>
              </w:rPr>
            </w:pPr>
            <w:r>
              <w:rPr>
                <w:b/>
                <w:bCs/>
                <w:sz w:val="24"/>
                <w:szCs w:val="24"/>
              </w:rPr>
              <w:t>Season</w:t>
            </w:r>
          </w:p>
        </w:tc>
        <w:tc>
          <w:tcPr>
            <w:tcW w:w="1902" w:type="dxa"/>
          </w:tcPr>
          <w:p w14:paraId="4F29AFA7" w14:textId="51E19EAB" w:rsidR="0050640C" w:rsidRDefault="0050640C" w:rsidP="003D5503">
            <w:pPr>
              <w:tabs>
                <w:tab w:val="left" w:pos="3120"/>
              </w:tabs>
              <w:rPr>
                <w:b/>
                <w:bCs/>
                <w:sz w:val="24"/>
                <w:szCs w:val="24"/>
              </w:rPr>
            </w:pPr>
            <w:r>
              <w:rPr>
                <w:b/>
                <w:bCs/>
                <w:sz w:val="24"/>
                <w:szCs w:val="24"/>
              </w:rPr>
              <w:t>80</w:t>
            </w:r>
          </w:p>
        </w:tc>
        <w:tc>
          <w:tcPr>
            <w:tcW w:w="1902" w:type="dxa"/>
          </w:tcPr>
          <w:p w14:paraId="0D44692C" w14:textId="6CD8676F" w:rsidR="0050640C" w:rsidRDefault="0050640C" w:rsidP="003D5503">
            <w:pPr>
              <w:tabs>
                <w:tab w:val="left" w:pos="3120"/>
              </w:tabs>
              <w:rPr>
                <w:b/>
                <w:bCs/>
                <w:sz w:val="24"/>
                <w:szCs w:val="24"/>
              </w:rPr>
            </w:pPr>
            <w:r>
              <w:rPr>
                <w:b/>
                <w:bCs/>
                <w:sz w:val="24"/>
                <w:szCs w:val="24"/>
              </w:rPr>
              <w:t>90</w:t>
            </w:r>
          </w:p>
        </w:tc>
        <w:tc>
          <w:tcPr>
            <w:tcW w:w="1902" w:type="dxa"/>
          </w:tcPr>
          <w:p w14:paraId="148365C0" w14:textId="692D7C1B" w:rsidR="0050640C" w:rsidRDefault="0050640C" w:rsidP="003D5503">
            <w:pPr>
              <w:tabs>
                <w:tab w:val="left" w:pos="3120"/>
              </w:tabs>
              <w:rPr>
                <w:b/>
                <w:bCs/>
                <w:sz w:val="24"/>
                <w:szCs w:val="24"/>
              </w:rPr>
            </w:pPr>
            <w:r>
              <w:rPr>
                <w:b/>
                <w:bCs/>
                <w:sz w:val="24"/>
                <w:szCs w:val="24"/>
              </w:rPr>
              <w:t>60</w:t>
            </w:r>
          </w:p>
        </w:tc>
        <w:tc>
          <w:tcPr>
            <w:tcW w:w="1902" w:type="dxa"/>
          </w:tcPr>
          <w:p w14:paraId="55C12149" w14:textId="0A680A7B" w:rsidR="0050640C" w:rsidRDefault="0050640C" w:rsidP="003D5503">
            <w:pPr>
              <w:tabs>
                <w:tab w:val="left" w:pos="3120"/>
              </w:tabs>
              <w:rPr>
                <w:b/>
                <w:bCs/>
                <w:sz w:val="24"/>
                <w:szCs w:val="24"/>
              </w:rPr>
            </w:pPr>
            <w:r>
              <w:rPr>
                <w:b/>
                <w:bCs/>
                <w:sz w:val="24"/>
                <w:szCs w:val="24"/>
              </w:rPr>
              <w:t>-</w:t>
            </w:r>
          </w:p>
        </w:tc>
      </w:tr>
      <w:tr w:rsidR="0050640C" w14:paraId="2CBF8DAF" w14:textId="6D26E1BB" w:rsidTr="00630701">
        <w:trPr>
          <w:trHeight w:val="224"/>
        </w:trPr>
        <w:tc>
          <w:tcPr>
            <w:tcW w:w="1902" w:type="dxa"/>
            <w:shd w:val="clear" w:color="auto" w:fill="AEAAAA" w:themeFill="background2" w:themeFillShade="BF"/>
          </w:tcPr>
          <w:p w14:paraId="17C3D129" w14:textId="4B01AEED" w:rsidR="0050640C" w:rsidRDefault="0050640C" w:rsidP="003D5503">
            <w:pPr>
              <w:tabs>
                <w:tab w:val="left" w:pos="3120"/>
              </w:tabs>
              <w:rPr>
                <w:b/>
                <w:bCs/>
                <w:sz w:val="24"/>
                <w:szCs w:val="24"/>
              </w:rPr>
            </w:pPr>
            <w:r>
              <w:rPr>
                <w:b/>
                <w:bCs/>
                <w:sz w:val="24"/>
                <w:szCs w:val="24"/>
              </w:rPr>
              <w:t>Series</w:t>
            </w:r>
          </w:p>
        </w:tc>
        <w:tc>
          <w:tcPr>
            <w:tcW w:w="1902" w:type="dxa"/>
          </w:tcPr>
          <w:p w14:paraId="4E3BD0E9" w14:textId="10FEFCAA" w:rsidR="0050640C" w:rsidRDefault="0050640C" w:rsidP="003D5503">
            <w:pPr>
              <w:tabs>
                <w:tab w:val="left" w:pos="3120"/>
              </w:tabs>
              <w:rPr>
                <w:b/>
                <w:bCs/>
                <w:sz w:val="24"/>
                <w:szCs w:val="24"/>
              </w:rPr>
            </w:pPr>
            <w:r>
              <w:rPr>
                <w:b/>
                <w:bCs/>
                <w:sz w:val="24"/>
                <w:szCs w:val="24"/>
              </w:rPr>
              <w:t>0</w:t>
            </w:r>
          </w:p>
        </w:tc>
        <w:tc>
          <w:tcPr>
            <w:tcW w:w="1902" w:type="dxa"/>
          </w:tcPr>
          <w:p w14:paraId="67CA4B44" w14:textId="41B0A423" w:rsidR="0050640C" w:rsidRDefault="0050640C" w:rsidP="003D5503">
            <w:pPr>
              <w:tabs>
                <w:tab w:val="left" w:pos="3120"/>
              </w:tabs>
              <w:rPr>
                <w:b/>
                <w:bCs/>
                <w:sz w:val="24"/>
                <w:szCs w:val="24"/>
              </w:rPr>
            </w:pPr>
            <w:r>
              <w:rPr>
                <w:b/>
                <w:bCs/>
                <w:sz w:val="24"/>
                <w:szCs w:val="24"/>
              </w:rPr>
              <w:t>10</w:t>
            </w:r>
          </w:p>
        </w:tc>
        <w:tc>
          <w:tcPr>
            <w:tcW w:w="1902" w:type="dxa"/>
          </w:tcPr>
          <w:p w14:paraId="56B65AA0" w14:textId="79CD0C76" w:rsidR="0050640C" w:rsidRDefault="0050640C" w:rsidP="003D5503">
            <w:pPr>
              <w:tabs>
                <w:tab w:val="left" w:pos="3120"/>
              </w:tabs>
              <w:rPr>
                <w:b/>
                <w:bCs/>
                <w:sz w:val="24"/>
                <w:szCs w:val="24"/>
              </w:rPr>
            </w:pPr>
            <w:r>
              <w:rPr>
                <w:b/>
                <w:bCs/>
                <w:sz w:val="24"/>
                <w:szCs w:val="24"/>
              </w:rPr>
              <w:t>30</w:t>
            </w:r>
          </w:p>
        </w:tc>
        <w:tc>
          <w:tcPr>
            <w:tcW w:w="1902" w:type="dxa"/>
          </w:tcPr>
          <w:p w14:paraId="07AEB893" w14:textId="03300536" w:rsidR="0050640C" w:rsidRDefault="0050640C" w:rsidP="003D5503">
            <w:pPr>
              <w:tabs>
                <w:tab w:val="left" w:pos="3120"/>
              </w:tabs>
              <w:rPr>
                <w:b/>
                <w:bCs/>
                <w:sz w:val="24"/>
                <w:szCs w:val="24"/>
              </w:rPr>
            </w:pPr>
            <w:r>
              <w:rPr>
                <w:b/>
                <w:bCs/>
                <w:sz w:val="24"/>
                <w:szCs w:val="24"/>
              </w:rPr>
              <w:t>30</w:t>
            </w:r>
          </w:p>
        </w:tc>
      </w:tr>
    </w:tbl>
    <w:p w14:paraId="6F8F7B90" w14:textId="77777777" w:rsidR="00630701" w:rsidRDefault="00630701" w:rsidP="00630701">
      <w:pPr>
        <w:tabs>
          <w:tab w:val="left" w:pos="3192"/>
          <w:tab w:val="center" w:pos="5227"/>
        </w:tabs>
        <w:rPr>
          <w:b/>
          <w:bCs/>
          <w:sz w:val="24"/>
          <w:szCs w:val="24"/>
        </w:rPr>
      </w:pPr>
    </w:p>
    <w:p w14:paraId="704561CA" w14:textId="3D89EE80" w:rsidR="003D5503" w:rsidRPr="00630701" w:rsidRDefault="003D5503" w:rsidP="00630701">
      <w:pPr>
        <w:tabs>
          <w:tab w:val="left" w:pos="3192"/>
          <w:tab w:val="center" w:pos="5227"/>
        </w:tabs>
        <w:rPr>
          <w:rFonts w:eastAsia="MS Mincho"/>
          <w:noProof/>
          <w:sz w:val="48"/>
          <w:szCs w:val="48"/>
        </w:rPr>
      </w:pPr>
      <w:r w:rsidRPr="00D31D44">
        <w:rPr>
          <w:b/>
          <w:bCs/>
          <w:sz w:val="24"/>
          <w:szCs w:val="24"/>
        </w:rPr>
        <w:t xml:space="preserve">Table </w:t>
      </w:r>
      <w:r>
        <w:rPr>
          <w:b/>
          <w:bCs/>
          <w:sz w:val="24"/>
          <w:szCs w:val="24"/>
        </w:rPr>
        <w:t>5</w:t>
      </w:r>
      <w:r w:rsidRPr="00D31D44">
        <w:rPr>
          <w:b/>
          <w:bCs/>
          <w:sz w:val="24"/>
          <w:szCs w:val="24"/>
        </w:rPr>
        <w:t xml:space="preserve">: </w:t>
      </w:r>
      <w:r w:rsidR="008B36FA">
        <w:rPr>
          <w:b/>
          <w:bCs/>
          <w:sz w:val="24"/>
          <w:szCs w:val="24"/>
        </w:rPr>
        <w:t>Accuracy across all methods</w:t>
      </w:r>
    </w:p>
    <w:p w14:paraId="44F906FA" w14:textId="77777777" w:rsidR="003D5503" w:rsidRDefault="003D5503" w:rsidP="003D5503">
      <w:pPr>
        <w:tabs>
          <w:tab w:val="left" w:pos="3120"/>
        </w:tabs>
        <w:rPr>
          <w:b/>
          <w:bCs/>
        </w:rPr>
      </w:pPr>
    </w:p>
    <w:p w14:paraId="6DDF5AF9" w14:textId="77777777" w:rsidR="003D5503" w:rsidRDefault="003D5503" w:rsidP="003D5503">
      <w:pPr>
        <w:tabs>
          <w:tab w:val="left" w:pos="3120"/>
        </w:tabs>
        <w:rPr>
          <w:b/>
          <w:bCs/>
          <w:sz w:val="24"/>
          <w:szCs w:val="24"/>
        </w:rPr>
      </w:pPr>
    </w:p>
    <w:p w14:paraId="636F6CC7" w14:textId="77777777" w:rsidR="003D5503" w:rsidRPr="003D5503" w:rsidRDefault="003D5503" w:rsidP="003D5503">
      <w:pPr>
        <w:rPr>
          <w:sz w:val="24"/>
          <w:szCs w:val="24"/>
        </w:rPr>
      </w:pPr>
    </w:p>
    <w:p w14:paraId="389CEEA9" w14:textId="77777777" w:rsidR="003D5503" w:rsidRPr="003D5503" w:rsidRDefault="003D5503" w:rsidP="003D5503">
      <w:pPr>
        <w:rPr>
          <w:sz w:val="24"/>
          <w:szCs w:val="24"/>
        </w:rPr>
      </w:pPr>
    </w:p>
    <w:p w14:paraId="04AE798A" w14:textId="77777777" w:rsidR="003D5503" w:rsidRPr="003D5503" w:rsidRDefault="003D5503" w:rsidP="003D5503">
      <w:pPr>
        <w:rPr>
          <w:sz w:val="24"/>
          <w:szCs w:val="24"/>
        </w:rPr>
      </w:pPr>
    </w:p>
    <w:p w14:paraId="2F6C5FCB" w14:textId="77777777" w:rsidR="003D5503" w:rsidRPr="003D5503" w:rsidRDefault="003D5503" w:rsidP="003D5503">
      <w:pPr>
        <w:rPr>
          <w:sz w:val="24"/>
          <w:szCs w:val="24"/>
        </w:rPr>
      </w:pPr>
    </w:p>
    <w:p w14:paraId="00F1E69B" w14:textId="77777777" w:rsidR="003D5503" w:rsidRPr="003D5503" w:rsidRDefault="003D5503" w:rsidP="003D5503">
      <w:pPr>
        <w:rPr>
          <w:sz w:val="24"/>
          <w:szCs w:val="24"/>
        </w:rPr>
      </w:pPr>
    </w:p>
    <w:p w14:paraId="29006ABA" w14:textId="0950E698" w:rsidR="003D5503" w:rsidRDefault="003D5503" w:rsidP="003D5503">
      <w:pPr>
        <w:tabs>
          <w:tab w:val="left" w:pos="3120"/>
        </w:tabs>
      </w:pPr>
    </w:p>
    <w:p w14:paraId="6D2CAE92" w14:textId="66320BED" w:rsidR="003D5503" w:rsidRPr="003D5503" w:rsidRDefault="003D5503" w:rsidP="003D5503">
      <w:pPr>
        <w:tabs>
          <w:tab w:val="left" w:pos="4368"/>
        </w:tabs>
        <w:rPr>
          <w:sz w:val="24"/>
          <w:szCs w:val="24"/>
        </w:rPr>
      </w:pPr>
      <w:r>
        <w:rPr>
          <w:sz w:val="24"/>
          <w:szCs w:val="24"/>
        </w:rPr>
        <w:tab/>
      </w:r>
    </w:p>
    <w:tbl>
      <w:tblPr>
        <w:tblStyle w:val="GridTable4"/>
        <w:tblpPr w:leftFromText="180" w:rightFromText="180" w:vertAnchor="page" w:horzAnchor="margin" w:tblpXSpec="center" w:tblpY="3481"/>
        <w:tblW w:w="7484" w:type="dxa"/>
        <w:tblLook w:val="0600" w:firstRow="0" w:lastRow="0" w:firstColumn="0" w:lastColumn="0" w:noHBand="1" w:noVBand="1"/>
      </w:tblPr>
      <w:tblGrid>
        <w:gridCol w:w="2145"/>
        <w:gridCol w:w="2501"/>
        <w:gridCol w:w="2838"/>
      </w:tblGrid>
      <w:tr w:rsidR="003D5503" w:rsidRPr="00430B82" w14:paraId="692C5652" w14:textId="77777777" w:rsidTr="00630701">
        <w:trPr>
          <w:trHeight w:val="235"/>
        </w:trPr>
        <w:tc>
          <w:tcPr>
            <w:tcW w:w="2145" w:type="dxa"/>
            <w:hideMark/>
          </w:tcPr>
          <w:p w14:paraId="396A3B46" w14:textId="77777777" w:rsidR="003D5503" w:rsidRPr="00430B82" w:rsidRDefault="003D5503" w:rsidP="00630701">
            <w:pPr>
              <w:pStyle w:val="papertitle"/>
              <w:spacing w:before="100" w:beforeAutospacing="1" w:after="100" w:afterAutospacing="1"/>
            </w:pPr>
          </w:p>
        </w:tc>
        <w:tc>
          <w:tcPr>
            <w:tcW w:w="2501" w:type="dxa"/>
            <w:shd w:val="clear" w:color="auto" w:fill="AEAAAA" w:themeFill="background2" w:themeFillShade="BF"/>
            <w:hideMark/>
          </w:tcPr>
          <w:p w14:paraId="3B70B5A3" w14:textId="77777777" w:rsidR="003D5503" w:rsidRPr="00430B82" w:rsidRDefault="003D5503" w:rsidP="00630701">
            <w:pPr>
              <w:pStyle w:val="papertitle"/>
              <w:spacing w:before="100" w:beforeAutospacing="1" w:after="100" w:afterAutospacing="1"/>
              <w:rPr>
                <w:sz w:val="24"/>
                <w:szCs w:val="24"/>
              </w:rPr>
            </w:pPr>
            <w:r w:rsidRPr="00430B82">
              <w:rPr>
                <w:b/>
                <w:bCs/>
                <w:sz w:val="24"/>
                <w:szCs w:val="24"/>
              </w:rPr>
              <w:t>Advantages</w:t>
            </w:r>
          </w:p>
        </w:tc>
        <w:tc>
          <w:tcPr>
            <w:tcW w:w="2838" w:type="dxa"/>
            <w:shd w:val="clear" w:color="auto" w:fill="AEAAAA" w:themeFill="background2" w:themeFillShade="BF"/>
            <w:hideMark/>
          </w:tcPr>
          <w:p w14:paraId="6DF4F372" w14:textId="77777777" w:rsidR="003D5503" w:rsidRPr="00430B82" w:rsidRDefault="003D5503" w:rsidP="00630701">
            <w:pPr>
              <w:pStyle w:val="papertitle"/>
              <w:spacing w:before="100" w:beforeAutospacing="1" w:after="100" w:afterAutospacing="1"/>
              <w:jc w:val="left"/>
              <w:rPr>
                <w:sz w:val="24"/>
                <w:szCs w:val="24"/>
              </w:rPr>
            </w:pPr>
            <w:r w:rsidRPr="00430B82">
              <w:rPr>
                <w:b/>
                <w:bCs/>
                <w:sz w:val="24"/>
                <w:szCs w:val="24"/>
              </w:rPr>
              <w:t>Disadvantages</w:t>
            </w:r>
          </w:p>
        </w:tc>
      </w:tr>
      <w:tr w:rsidR="003122B8" w:rsidRPr="00430B82" w14:paraId="601522E5" w14:textId="77777777" w:rsidTr="00630701">
        <w:trPr>
          <w:trHeight w:val="776"/>
        </w:trPr>
        <w:tc>
          <w:tcPr>
            <w:tcW w:w="2145" w:type="dxa"/>
            <w:shd w:val="clear" w:color="auto" w:fill="AEAAAA" w:themeFill="background2" w:themeFillShade="BF"/>
            <w:hideMark/>
          </w:tcPr>
          <w:p w14:paraId="64F87602" w14:textId="77777777" w:rsidR="003D5503" w:rsidRPr="00430B82" w:rsidRDefault="003D5503" w:rsidP="00630701">
            <w:pPr>
              <w:pStyle w:val="papertitle"/>
              <w:spacing w:before="100" w:beforeAutospacing="1" w:after="100" w:afterAutospacing="1"/>
              <w:rPr>
                <w:sz w:val="24"/>
                <w:szCs w:val="24"/>
              </w:rPr>
            </w:pPr>
            <w:r w:rsidRPr="00430B82">
              <w:rPr>
                <w:b/>
                <w:bCs/>
                <w:sz w:val="24"/>
                <w:szCs w:val="24"/>
              </w:rPr>
              <w:t>Divide and conquer</w:t>
            </w:r>
          </w:p>
        </w:tc>
        <w:tc>
          <w:tcPr>
            <w:tcW w:w="2501" w:type="dxa"/>
            <w:hideMark/>
          </w:tcPr>
          <w:p w14:paraId="2AD40BFC" w14:textId="77777777" w:rsidR="003D5503" w:rsidRPr="00430B82" w:rsidRDefault="003D5503" w:rsidP="00630701">
            <w:pPr>
              <w:pStyle w:val="papertitle"/>
              <w:spacing w:before="100" w:beforeAutospacing="1" w:after="100" w:afterAutospacing="1"/>
              <w:rPr>
                <w:sz w:val="24"/>
                <w:szCs w:val="24"/>
              </w:rPr>
            </w:pPr>
            <w:r w:rsidRPr="00430B82">
              <w:rPr>
                <w:sz w:val="24"/>
                <w:szCs w:val="24"/>
              </w:rPr>
              <w:t>Can be done in parallel</w:t>
            </w:r>
          </w:p>
        </w:tc>
        <w:tc>
          <w:tcPr>
            <w:tcW w:w="2838" w:type="dxa"/>
            <w:hideMark/>
          </w:tcPr>
          <w:p w14:paraId="23DC938C" w14:textId="77777777" w:rsidR="003D5503" w:rsidRPr="00430B82" w:rsidRDefault="003D5503" w:rsidP="00630701">
            <w:pPr>
              <w:pStyle w:val="papertitle"/>
              <w:spacing w:before="100" w:beforeAutospacing="1" w:after="100" w:afterAutospacing="1"/>
              <w:jc w:val="left"/>
              <w:rPr>
                <w:sz w:val="24"/>
                <w:szCs w:val="24"/>
              </w:rPr>
            </w:pPr>
            <w:r w:rsidRPr="00430B82">
              <w:rPr>
                <w:sz w:val="24"/>
                <w:szCs w:val="24"/>
              </w:rPr>
              <w:t>Stack overflow might occur.</w:t>
            </w:r>
          </w:p>
        </w:tc>
      </w:tr>
      <w:tr w:rsidR="003122B8" w:rsidRPr="00430B82" w14:paraId="229899B3" w14:textId="77777777" w:rsidTr="00630701">
        <w:trPr>
          <w:trHeight w:val="569"/>
        </w:trPr>
        <w:tc>
          <w:tcPr>
            <w:tcW w:w="2145" w:type="dxa"/>
            <w:shd w:val="clear" w:color="auto" w:fill="AEAAAA" w:themeFill="background2" w:themeFillShade="BF"/>
            <w:hideMark/>
          </w:tcPr>
          <w:p w14:paraId="25E89E82" w14:textId="77777777" w:rsidR="003D5503" w:rsidRPr="00430B82" w:rsidRDefault="003D5503" w:rsidP="00630701">
            <w:pPr>
              <w:pStyle w:val="papertitle"/>
              <w:spacing w:before="100" w:beforeAutospacing="1" w:after="100" w:afterAutospacing="1"/>
              <w:rPr>
                <w:sz w:val="24"/>
                <w:szCs w:val="24"/>
              </w:rPr>
            </w:pPr>
            <w:r w:rsidRPr="00430B82">
              <w:rPr>
                <w:b/>
                <w:bCs/>
                <w:sz w:val="24"/>
                <w:szCs w:val="24"/>
              </w:rPr>
              <w:t>Greedy</w:t>
            </w:r>
          </w:p>
        </w:tc>
        <w:tc>
          <w:tcPr>
            <w:tcW w:w="2501" w:type="dxa"/>
            <w:hideMark/>
          </w:tcPr>
          <w:p w14:paraId="6815A99B" w14:textId="77777777" w:rsidR="003D5503" w:rsidRPr="00430B82" w:rsidRDefault="003D5503" w:rsidP="00630701">
            <w:pPr>
              <w:pStyle w:val="papertitle"/>
              <w:spacing w:before="100" w:beforeAutospacing="1" w:after="100" w:afterAutospacing="1"/>
              <w:rPr>
                <w:sz w:val="24"/>
                <w:szCs w:val="24"/>
              </w:rPr>
            </w:pPr>
            <w:r w:rsidRPr="00430B82">
              <w:rPr>
                <w:sz w:val="24"/>
                <w:szCs w:val="24"/>
              </w:rPr>
              <w:t>Simple strategy</w:t>
            </w:r>
          </w:p>
        </w:tc>
        <w:tc>
          <w:tcPr>
            <w:tcW w:w="2838" w:type="dxa"/>
            <w:hideMark/>
          </w:tcPr>
          <w:p w14:paraId="22188AFC" w14:textId="77777777" w:rsidR="003D5503" w:rsidRPr="00430B82" w:rsidRDefault="003D5503" w:rsidP="00630701">
            <w:pPr>
              <w:pStyle w:val="papertitle"/>
              <w:spacing w:before="100" w:beforeAutospacing="1" w:after="100" w:afterAutospacing="1"/>
              <w:jc w:val="left"/>
              <w:rPr>
                <w:sz w:val="24"/>
                <w:szCs w:val="24"/>
              </w:rPr>
            </w:pPr>
            <w:r w:rsidRPr="00430B82">
              <w:rPr>
                <w:sz w:val="24"/>
                <w:szCs w:val="24"/>
              </w:rPr>
              <w:t>Not always right</w:t>
            </w:r>
          </w:p>
        </w:tc>
      </w:tr>
      <w:tr w:rsidR="003D5503" w:rsidRPr="00430B82" w14:paraId="33E238EB" w14:textId="77777777" w:rsidTr="00630701">
        <w:trPr>
          <w:trHeight w:val="287"/>
        </w:trPr>
        <w:tc>
          <w:tcPr>
            <w:tcW w:w="2145" w:type="dxa"/>
            <w:shd w:val="clear" w:color="auto" w:fill="AEAAAA" w:themeFill="background2" w:themeFillShade="BF"/>
            <w:hideMark/>
          </w:tcPr>
          <w:p w14:paraId="534D2BB0" w14:textId="77777777" w:rsidR="003D5503" w:rsidRPr="00430B82" w:rsidRDefault="003D5503" w:rsidP="00630701">
            <w:pPr>
              <w:pStyle w:val="papertitle"/>
              <w:spacing w:before="100" w:beforeAutospacing="1" w:after="100" w:afterAutospacing="1"/>
              <w:rPr>
                <w:sz w:val="24"/>
                <w:szCs w:val="24"/>
              </w:rPr>
            </w:pPr>
            <w:r w:rsidRPr="00430B82">
              <w:rPr>
                <w:b/>
                <w:bCs/>
                <w:sz w:val="24"/>
                <w:szCs w:val="24"/>
              </w:rPr>
              <w:t>Most commonly used</w:t>
            </w:r>
          </w:p>
        </w:tc>
        <w:tc>
          <w:tcPr>
            <w:tcW w:w="2501" w:type="dxa"/>
            <w:hideMark/>
          </w:tcPr>
          <w:p w14:paraId="5291D99A" w14:textId="77777777" w:rsidR="003D5503" w:rsidRPr="00430B82" w:rsidRDefault="003D5503" w:rsidP="00630701">
            <w:pPr>
              <w:pStyle w:val="papertitle"/>
              <w:spacing w:before="100" w:beforeAutospacing="1" w:after="100" w:afterAutospacing="1"/>
              <w:rPr>
                <w:sz w:val="24"/>
                <w:szCs w:val="24"/>
              </w:rPr>
            </w:pPr>
            <w:r w:rsidRPr="00430B82">
              <w:rPr>
                <w:sz w:val="24"/>
                <w:szCs w:val="24"/>
              </w:rPr>
              <w:t xml:space="preserve">Successful if we ignore certain words </w:t>
            </w:r>
          </w:p>
        </w:tc>
        <w:tc>
          <w:tcPr>
            <w:tcW w:w="2838" w:type="dxa"/>
            <w:vAlign w:val="center"/>
            <w:hideMark/>
          </w:tcPr>
          <w:p w14:paraId="4055BA8B" w14:textId="77777777" w:rsidR="003D5503" w:rsidRPr="00430B82" w:rsidRDefault="003D5503" w:rsidP="00630701">
            <w:pPr>
              <w:pStyle w:val="papertitle"/>
              <w:spacing w:before="100" w:beforeAutospacing="1" w:after="100" w:afterAutospacing="1"/>
              <w:jc w:val="left"/>
              <w:rPr>
                <w:sz w:val="24"/>
                <w:szCs w:val="24"/>
              </w:rPr>
            </w:pPr>
            <w:r w:rsidRPr="00430B82">
              <w:rPr>
                <w:sz w:val="24"/>
                <w:szCs w:val="24"/>
              </w:rPr>
              <w:t>There is no distinction between season number and episode number.</w:t>
            </w:r>
          </w:p>
        </w:tc>
      </w:tr>
      <w:tr w:rsidR="003122B8" w:rsidRPr="00430B82" w14:paraId="397A2561" w14:textId="77777777" w:rsidTr="00630701">
        <w:trPr>
          <w:trHeight w:val="1253"/>
        </w:trPr>
        <w:tc>
          <w:tcPr>
            <w:tcW w:w="2145" w:type="dxa"/>
            <w:shd w:val="clear" w:color="auto" w:fill="AEAAAA" w:themeFill="background2" w:themeFillShade="BF"/>
            <w:hideMark/>
          </w:tcPr>
          <w:p w14:paraId="08AE61B9" w14:textId="77777777" w:rsidR="003D5503" w:rsidRPr="00430B82" w:rsidRDefault="003D5503" w:rsidP="00630701">
            <w:pPr>
              <w:pStyle w:val="papertitle"/>
              <w:spacing w:before="100" w:beforeAutospacing="1" w:after="100" w:afterAutospacing="1"/>
              <w:rPr>
                <w:sz w:val="24"/>
                <w:szCs w:val="24"/>
              </w:rPr>
            </w:pPr>
            <w:r w:rsidRPr="00430B82">
              <w:rPr>
                <w:b/>
                <w:bCs/>
                <w:sz w:val="24"/>
                <w:szCs w:val="24"/>
              </w:rPr>
              <w:t>KMP</w:t>
            </w:r>
          </w:p>
        </w:tc>
        <w:tc>
          <w:tcPr>
            <w:tcW w:w="2501" w:type="dxa"/>
            <w:hideMark/>
          </w:tcPr>
          <w:p w14:paraId="24E79B39" w14:textId="77777777" w:rsidR="003D5503" w:rsidRPr="00430B82" w:rsidRDefault="003D5503" w:rsidP="00630701">
            <w:pPr>
              <w:pStyle w:val="papertitle"/>
              <w:spacing w:before="100" w:beforeAutospacing="1" w:after="100" w:afterAutospacing="1"/>
              <w:rPr>
                <w:sz w:val="24"/>
                <w:szCs w:val="24"/>
              </w:rPr>
            </w:pPr>
            <w:r w:rsidRPr="00430B82">
              <w:rPr>
                <w:sz w:val="24"/>
                <w:szCs w:val="24"/>
              </w:rPr>
              <w:t>Used for series identification</w:t>
            </w:r>
          </w:p>
        </w:tc>
        <w:tc>
          <w:tcPr>
            <w:tcW w:w="2838" w:type="dxa"/>
            <w:hideMark/>
          </w:tcPr>
          <w:p w14:paraId="643AA934" w14:textId="77777777" w:rsidR="003D5503" w:rsidRPr="00430B82" w:rsidRDefault="003D5503" w:rsidP="00630701">
            <w:pPr>
              <w:pStyle w:val="papertitle"/>
              <w:spacing w:before="100" w:beforeAutospacing="1" w:after="100" w:afterAutospacing="1"/>
              <w:jc w:val="left"/>
              <w:rPr>
                <w:sz w:val="24"/>
                <w:szCs w:val="24"/>
              </w:rPr>
            </w:pPr>
            <w:r w:rsidRPr="00430B82">
              <w:rPr>
                <w:sz w:val="24"/>
                <w:szCs w:val="24"/>
              </w:rPr>
              <w:t>Manual intervention is required after searching for the series</w:t>
            </w:r>
          </w:p>
        </w:tc>
      </w:tr>
    </w:tbl>
    <w:p w14:paraId="377E9740" w14:textId="3C879145" w:rsidR="00A94E27" w:rsidRPr="00D31D44" w:rsidRDefault="00A94E27" w:rsidP="00A94E27">
      <w:pPr>
        <w:tabs>
          <w:tab w:val="left" w:pos="3120"/>
        </w:tabs>
        <w:rPr>
          <w:b/>
          <w:bCs/>
          <w:sz w:val="24"/>
          <w:szCs w:val="24"/>
        </w:rPr>
      </w:pPr>
    </w:p>
    <w:p w14:paraId="156F4003" w14:textId="77777777" w:rsidR="00B9013F" w:rsidRPr="00D31D44" w:rsidRDefault="00B9013F" w:rsidP="003F23A6">
      <w:pPr>
        <w:tabs>
          <w:tab w:val="left" w:pos="3120"/>
        </w:tabs>
        <w:rPr>
          <w:b/>
          <w:bCs/>
          <w:sz w:val="24"/>
          <w:szCs w:val="24"/>
        </w:rPr>
      </w:pPr>
    </w:p>
    <w:p w14:paraId="566868F7" w14:textId="77777777" w:rsidR="00B9013F" w:rsidRDefault="00B9013F" w:rsidP="003F23A6">
      <w:pPr>
        <w:tabs>
          <w:tab w:val="left" w:pos="3120"/>
        </w:tabs>
        <w:rPr>
          <w:b/>
          <w:bCs/>
        </w:rPr>
      </w:pPr>
    </w:p>
    <w:p w14:paraId="3F504EA6" w14:textId="77777777" w:rsidR="00E96FAF" w:rsidRDefault="00E96FAF" w:rsidP="00B9013F">
      <w:pPr>
        <w:pStyle w:val="papertitle"/>
        <w:spacing w:before="100" w:beforeAutospacing="1" w:after="100" w:afterAutospacing="1"/>
        <w:jc w:val="both"/>
      </w:pPr>
    </w:p>
    <w:p w14:paraId="606CE6DC" w14:textId="77777777" w:rsidR="003122B8" w:rsidRDefault="003122B8" w:rsidP="00B9013F">
      <w:pPr>
        <w:tabs>
          <w:tab w:val="left" w:pos="3120"/>
        </w:tabs>
        <w:rPr>
          <w:b/>
          <w:bCs/>
          <w:sz w:val="24"/>
          <w:szCs w:val="24"/>
        </w:rPr>
      </w:pPr>
    </w:p>
    <w:p w14:paraId="7DA7C78F" w14:textId="77777777" w:rsidR="003122B8" w:rsidRDefault="003122B8" w:rsidP="00B9013F">
      <w:pPr>
        <w:tabs>
          <w:tab w:val="left" w:pos="3120"/>
        </w:tabs>
        <w:rPr>
          <w:b/>
          <w:bCs/>
          <w:sz w:val="24"/>
          <w:szCs w:val="24"/>
        </w:rPr>
      </w:pPr>
    </w:p>
    <w:p w14:paraId="12D3DBD0" w14:textId="77777777" w:rsidR="003122B8" w:rsidRDefault="003122B8" w:rsidP="00B9013F">
      <w:pPr>
        <w:tabs>
          <w:tab w:val="left" w:pos="3120"/>
        </w:tabs>
        <w:rPr>
          <w:b/>
          <w:bCs/>
          <w:sz w:val="24"/>
          <w:szCs w:val="24"/>
        </w:rPr>
      </w:pPr>
    </w:p>
    <w:p w14:paraId="1685401F" w14:textId="77777777" w:rsidR="003122B8" w:rsidRDefault="003122B8" w:rsidP="00B9013F">
      <w:pPr>
        <w:tabs>
          <w:tab w:val="left" w:pos="3120"/>
        </w:tabs>
        <w:rPr>
          <w:b/>
          <w:bCs/>
          <w:sz w:val="24"/>
          <w:szCs w:val="24"/>
        </w:rPr>
      </w:pPr>
    </w:p>
    <w:p w14:paraId="54EC1F3C" w14:textId="77777777" w:rsidR="003122B8" w:rsidRDefault="003122B8" w:rsidP="00B9013F">
      <w:pPr>
        <w:tabs>
          <w:tab w:val="left" w:pos="3120"/>
        </w:tabs>
        <w:rPr>
          <w:b/>
          <w:bCs/>
          <w:sz w:val="24"/>
          <w:szCs w:val="24"/>
        </w:rPr>
      </w:pPr>
    </w:p>
    <w:p w14:paraId="48E84CE1" w14:textId="77777777" w:rsidR="003122B8" w:rsidRDefault="003122B8" w:rsidP="00B9013F">
      <w:pPr>
        <w:tabs>
          <w:tab w:val="left" w:pos="3120"/>
        </w:tabs>
        <w:rPr>
          <w:b/>
          <w:bCs/>
          <w:sz w:val="24"/>
          <w:szCs w:val="24"/>
        </w:rPr>
      </w:pPr>
    </w:p>
    <w:p w14:paraId="57DC8F62" w14:textId="77777777" w:rsidR="003122B8" w:rsidRDefault="003122B8" w:rsidP="00B9013F">
      <w:pPr>
        <w:tabs>
          <w:tab w:val="left" w:pos="3120"/>
        </w:tabs>
        <w:rPr>
          <w:b/>
          <w:bCs/>
          <w:sz w:val="24"/>
          <w:szCs w:val="24"/>
        </w:rPr>
      </w:pPr>
    </w:p>
    <w:p w14:paraId="0FE5ADB0" w14:textId="77777777" w:rsidR="003122B8" w:rsidRDefault="003122B8" w:rsidP="00B9013F">
      <w:pPr>
        <w:tabs>
          <w:tab w:val="left" w:pos="3120"/>
        </w:tabs>
        <w:rPr>
          <w:b/>
          <w:bCs/>
          <w:sz w:val="24"/>
          <w:szCs w:val="24"/>
        </w:rPr>
      </w:pPr>
    </w:p>
    <w:p w14:paraId="63A24F55" w14:textId="14F1EBDE" w:rsidR="0010757C" w:rsidRPr="00D31D44" w:rsidRDefault="0010757C" w:rsidP="00B9013F">
      <w:pPr>
        <w:tabs>
          <w:tab w:val="left" w:pos="3120"/>
        </w:tabs>
        <w:rPr>
          <w:b/>
          <w:bCs/>
          <w:sz w:val="24"/>
          <w:szCs w:val="24"/>
        </w:rPr>
      </w:pPr>
      <w:r w:rsidRPr="00D31D44">
        <w:rPr>
          <w:b/>
          <w:bCs/>
          <w:sz w:val="24"/>
          <w:szCs w:val="24"/>
        </w:rPr>
        <w:t xml:space="preserve">Table </w:t>
      </w:r>
      <w:r w:rsidR="0050640C">
        <w:rPr>
          <w:b/>
          <w:bCs/>
          <w:sz w:val="24"/>
          <w:szCs w:val="24"/>
        </w:rPr>
        <w:t>6</w:t>
      </w:r>
      <w:r w:rsidRPr="00D31D44">
        <w:rPr>
          <w:b/>
          <w:bCs/>
          <w:sz w:val="24"/>
          <w:szCs w:val="24"/>
        </w:rPr>
        <w:t xml:space="preserve">: </w:t>
      </w:r>
      <w:r w:rsidR="00FA6C2A">
        <w:rPr>
          <w:b/>
          <w:bCs/>
          <w:sz w:val="24"/>
          <w:szCs w:val="24"/>
        </w:rPr>
        <w:t>Advantages and disadvantages</w:t>
      </w:r>
      <w:r w:rsidRPr="00D31D44">
        <w:rPr>
          <w:b/>
          <w:bCs/>
          <w:sz w:val="24"/>
          <w:szCs w:val="24"/>
        </w:rPr>
        <w:t xml:space="preserve"> of the methods</w:t>
      </w:r>
    </w:p>
    <w:p w14:paraId="6B4ABB9E" w14:textId="77777777" w:rsidR="00B9013F" w:rsidRDefault="00B9013F" w:rsidP="00B9013F">
      <w:pPr>
        <w:tabs>
          <w:tab w:val="left" w:pos="3120"/>
        </w:tabs>
        <w:rPr>
          <w:b/>
          <w:bCs/>
        </w:rPr>
      </w:pPr>
    </w:p>
    <w:p w14:paraId="5614A662" w14:textId="77777777" w:rsidR="00B9013F" w:rsidRPr="0019568D" w:rsidRDefault="00B9013F" w:rsidP="00B9013F">
      <w:pPr>
        <w:tabs>
          <w:tab w:val="left" w:pos="3120"/>
        </w:tabs>
        <w:rPr>
          <w:b/>
          <w:bCs/>
        </w:rPr>
      </w:pPr>
    </w:p>
    <w:p w14:paraId="06E61338" w14:textId="77777777" w:rsidR="00E96FAF" w:rsidRPr="00B9013F" w:rsidRDefault="00E96FAF" w:rsidP="00E96FAF">
      <w:pPr>
        <w:pStyle w:val="Heading1"/>
        <w:rPr>
          <w:b/>
          <w:bCs/>
          <w:sz w:val="28"/>
          <w:szCs w:val="28"/>
        </w:rPr>
      </w:pPr>
      <w:commentRangeStart w:id="30"/>
      <w:commentRangeStart w:id="31"/>
      <w:r w:rsidRPr="00B9013F">
        <w:rPr>
          <w:b/>
          <w:bCs/>
          <w:sz w:val="28"/>
          <w:szCs w:val="28"/>
        </w:rPr>
        <w:t xml:space="preserve">Gaant </w:t>
      </w:r>
      <w:commentRangeEnd w:id="30"/>
      <w:r w:rsidRPr="00B9013F">
        <w:rPr>
          <w:rStyle w:val="CommentReference"/>
          <w:rFonts w:asciiTheme="minorHAnsi" w:eastAsiaTheme="minorHAnsi" w:hAnsiTheme="minorHAnsi" w:cstheme="minorBidi"/>
          <w:b/>
          <w:bCs/>
          <w:smallCaps w:val="0"/>
          <w:noProof w:val="0"/>
          <w:sz w:val="28"/>
          <w:szCs w:val="28"/>
        </w:rPr>
        <w:commentReference w:id="30"/>
      </w:r>
      <w:commentRangeEnd w:id="31"/>
      <w:r w:rsidRPr="00B9013F">
        <w:rPr>
          <w:rStyle w:val="CommentReference"/>
          <w:rFonts w:asciiTheme="minorHAnsi" w:eastAsiaTheme="minorHAnsi" w:hAnsiTheme="minorHAnsi" w:cstheme="minorBidi"/>
          <w:b/>
          <w:bCs/>
          <w:smallCaps w:val="0"/>
          <w:noProof w:val="0"/>
          <w:sz w:val="28"/>
          <w:szCs w:val="28"/>
        </w:rPr>
        <w:commentReference w:id="31"/>
      </w:r>
      <w:r w:rsidRPr="00B9013F">
        <w:rPr>
          <w:b/>
          <w:bCs/>
          <w:sz w:val="28"/>
          <w:szCs w:val="28"/>
        </w:rPr>
        <w:t xml:space="preserve">Chart </w:t>
      </w:r>
    </w:p>
    <w:p w14:paraId="437C07D0" w14:textId="7FDBA334" w:rsidR="00E96FAF" w:rsidRPr="00B9013F" w:rsidRDefault="00E96FAF" w:rsidP="00E96FAF">
      <w:pPr>
        <w:jc w:val="both"/>
        <w:rPr>
          <w:sz w:val="24"/>
          <w:szCs w:val="24"/>
        </w:rPr>
      </w:pPr>
      <w:r w:rsidRPr="00B9013F">
        <w:rPr>
          <w:sz w:val="24"/>
          <w:szCs w:val="24"/>
        </w:rPr>
        <w:t xml:space="preserve">Created Dataset using the </w:t>
      </w:r>
      <w:proofErr w:type="spellStart"/>
      <w:r w:rsidRPr="00B9013F">
        <w:rPr>
          <w:sz w:val="24"/>
          <w:szCs w:val="24"/>
        </w:rPr>
        <w:t>Youtube</w:t>
      </w:r>
      <w:proofErr w:type="spellEnd"/>
      <w:r w:rsidRPr="00B9013F">
        <w:rPr>
          <w:sz w:val="24"/>
          <w:szCs w:val="24"/>
        </w:rPr>
        <w:t xml:space="preserve"> API requests by video id.</w:t>
      </w:r>
      <w:r w:rsidRPr="00B9013F">
        <w:rPr>
          <w:sz w:val="24"/>
          <w:szCs w:val="24"/>
        </w:rPr>
        <w:br/>
        <w:t xml:space="preserve">Completed the development of </w:t>
      </w:r>
      <w:r w:rsidR="00C63F4E">
        <w:rPr>
          <w:sz w:val="24"/>
          <w:szCs w:val="24"/>
        </w:rPr>
        <w:t>all the</w:t>
      </w:r>
      <w:r w:rsidRPr="00B9013F">
        <w:rPr>
          <w:sz w:val="24"/>
          <w:szCs w:val="24"/>
        </w:rPr>
        <w:t xml:space="preserve"> method</w:t>
      </w:r>
      <w:r w:rsidR="00C63F4E">
        <w:rPr>
          <w:sz w:val="24"/>
          <w:szCs w:val="24"/>
        </w:rPr>
        <w:t>s</w:t>
      </w:r>
      <w:r w:rsidRPr="00B9013F">
        <w:rPr>
          <w:sz w:val="24"/>
          <w:szCs w:val="24"/>
        </w:rPr>
        <w:t xml:space="preserve"> as per the schedule.</w:t>
      </w:r>
      <w:r w:rsidR="00C63F4E">
        <w:rPr>
          <w:sz w:val="24"/>
          <w:szCs w:val="24"/>
        </w:rPr>
        <w:t xml:space="preserve"> Also added a new method called KMP and did analysis.</w:t>
      </w:r>
      <w:r w:rsidRPr="00B9013F">
        <w:rPr>
          <w:sz w:val="24"/>
          <w:szCs w:val="24"/>
        </w:rPr>
        <w:t xml:space="preserve"> </w:t>
      </w:r>
    </w:p>
    <w:p w14:paraId="19BCEF9C" w14:textId="10F19F0D" w:rsidR="00E96FAF" w:rsidRPr="00B9013F" w:rsidRDefault="00E96FAF" w:rsidP="00C466A5">
      <w:pPr>
        <w:jc w:val="both"/>
        <w:rPr>
          <w:sz w:val="24"/>
          <w:szCs w:val="24"/>
        </w:rPr>
      </w:pPr>
      <w:r w:rsidRPr="00B9013F">
        <w:rPr>
          <w:sz w:val="24"/>
          <w:szCs w:val="24"/>
        </w:rPr>
        <w:t xml:space="preserve">The following is the </w:t>
      </w:r>
      <w:proofErr w:type="spellStart"/>
      <w:r w:rsidRPr="00B9013F">
        <w:rPr>
          <w:sz w:val="24"/>
          <w:szCs w:val="24"/>
        </w:rPr>
        <w:t>gaant</w:t>
      </w:r>
      <w:proofErr w:type="spellEnd"/>
      <w:r w:rsidRPr="00B9013F">
        <w:rPr>
          <w:sz w:val="24"/>
          <w:szCs w:val="24"/>
        </w:rPr>
        <w:t xml:space="preserve"> chart.</w:t>
      </w:r>
    </w:p>
    <w:tbl>
      <w:tblPr>
        <w:tblW w:w="5681" w:type="dxa"/>
        <w:jc w:val="center"/>
        <w:tblLook w:val="04A0" w:firstRow="1" w:lastRow="0" w:firstColumn="1" w:lastColumn="0" w:noHBand="0" w:noVBand="1"/>
      </w:tblPr>
      <w:tblGrid>
        <w:gridCol w:w="1236"/>
        <w:gridCol w:w="1236"/>
        <w:gridCol w:w="2478"/>
        <w:gridCol w:w="731"/>
      </w:tblGrid>
      <w:tr w:rsidR="00C466A5" w:rsidRPr="00FF76CF" w14:paraId="2EE31679" w14:textId="77777777" w:rsidTr="00C466A5">
        <w:trPr>
          <w:trHeight w:val="165"/>
          <w:jc w:val="center"/>
        </w:trPr>
        <w:tc>
          <w:tcPr>
            <w:tcW w:w="1236" w:type="dxa"/>
            <w:tcBorders>
              <w:top w:val="nil"/>
              <w:left w:val="nil"/>
              <w:bottom w:val="nil"/>
              <w:right w:val="nil"/>
            </w:tcBorders>
            <w:shd w:val="clear" w:color="000000" w:fill="777777"/>
            <w:noWrap/>
            <w:vAlign w:val="bottom"/>
            <w:hideMark/>
          </w:tcPr>
          <w:p w14:paraId="0040FBFB" w14:textId="77777777" w:rsidR="00C466A5" w:rsidRPr="00FF76CF" w:rsidRDefault="00C466A5" w:rsidP="00AA7921">
            <w:pPr>
              <w:jc w:val="right"/>
              <w:rPr>
                <w:rFonts w:ascii="Calibri" w:eastAsia="Times New Roman" w:hAnsi="Calibri" w:cs="Calibri"/>
                <w:color w:val="000000"/>
                <w:sz w:val="22"/>
                <w:szCs w:val="22"/>
              </w:rPr>
            </w:pPr>
            <w:r w:rsidRPr="00FF76CF">
              <w:rPr>
                <w:rFonts w:ascii="Calibri" w:eastAsia="Times New Roman" w:hAnsi="Calibri" w:cs="Calibri"/>
                <w:color w:val="000000"/>
                <w:sz w:val="22"/>
                <w:szCs w:val="22"/>
              </w:rPr>
              <w:t> </w:t>
            </w:r>
          </w:p>
        </w:tc>
        <w:tc>
          <w:tcPr>
            <w:tcW w:w="1236" w:type="dxa"/>
            <w:tcBorders>
              <w:top w:val="nil"/>
              <w:left w:val="nil"/>
              <w:bottom w:val="nil"/>
              <w:right w:val="nil"/>
            </w:tcBorders>
            <w:shd w:val="clear" w:color="000000" w:fill="777777"/>
            <w:noWrap/>
            <w:vAlign w:val="bottom"/>
            <w:hideMark/>
          </w:tcPr>
          <w:p w14:paraId="580F8A86" w14:textId="77777777" w:rsidR="00C466A5" w:rsidRPr="00FF76CF" w:rsidRDefault="00C466A5" w:rsidP="00AA7921">
            <w:pPr>
              <w:rPr>
                <w:rFonts w:ascii="Calibri" w:eastAsia="Times New Roman" w:hAnsi="Calibri" w:cs="Calibri"/>
                <w:color w:val="000000"/>
                <w:sz w:val="22"/>
                <w:szCs w:val="22"/>
              </w:rPr>
            </w:pPr>
            <w:r w:rsidRPr="00FF76CF">
              <w:rPr>
                <w:rFonts w:ascii="Calibri" w:eastAsia="Times New Roman" w:hAnsi="Calibri" w:cs="Calibri"/>
                <w:color w:val="000000"/>
                <w:sz w:val="22"/>
                <w:szCs w:val="22"/>
              </w:rPr>
              <w:t> </w:t>
            </w:r>
          </w:p>
        </w:tc>
        <w:tc>
          <w:tcPr>
            <w:tcW w:w="2478" w:type="dxa"/>
            <w:tcBorders>
              <w:top w:val="nil"/>
              <w:left w:val="nil"/>
              <w:bottom w:val="nil"/>
              <w:right w:val="nil"/>
            </w:tcBorders>
            <w:shd w:val="clear" w:color="000000" w:fill="777777"/>
            <w:noWrap/>
            <w:vAlign w:val="bottom"/>
            <w:hideMark/>
          </w:tcPr>
          <w:p w14:paraId="67421550" w14:textId="77777777" w:rsidR="00C466A5" w:rsidRPr="00FF76CF" w:rsidRDefault="00C466A5" w:rsidP="00AA7921">
            <w:pPr>
              <w:rPr>
                <w:rFonts w:ascii="Calibri" w:eastAsia="Times New Roman" w:hAnsi="Calibri" w:cs="Calibri"/>
                <w:color w:val="000000"/>
                <w:sz w:val="22"/>
                <w:szCs w:val="22"/>
              </w:rPr>
            </w:pPr>
            <w:r w:rsidRPr="00FF76CF">
              <w:rPr>
                <w:rFonts w:ascii="Calibri" w:eastAsia="Times New Roman" w:hAnsi="Calibri" w:cs="Calibri"/>
                <w:color w:val="000000"/>
                <w:sz w:val="22"/>
                <w:szCs w:val="22"/>
              </w:rPr>
              <w:t> </w:t>
            </w:r>
          </w:p>
        </w:tc>
        <w:tc>
          <w:tcPr>
            <w:tcW w:w="731" w:type="dxa"/>
            <w:tcBorders>
              <w:top w:val="nil"/>
              <w:left w:val="nil"/>
              <w:bottom w:val="nil"/>
              <w:right w:val="nil"/>
            </w:tcBorders>
            <w:shd w:val="clear" w:color="000000" w:fill="777777"/>
            <w:noWrap/>
            <w:vAlign w:val="bottom"/>
            <w:hideMark/>
          </w:tcPr>
          <w:p w14:paraId="6D389618" w14:textId="77777777" w:rsidR="00C466A5" w:rsidRPr="00FF76CF" w:rsidRDefault="00C466A5" w:rsidP="00AA7921">
            <w:pPr>
              <w:rPr>
                <w:rFonts w:ascii="Calibri" w:eastAsia="Times New Roman" w:hAnsi="Calibri" w:cs="Calibri"/>
                <w:color w:val="000000"/>
                <w:sz w:val="22"/>
                <w:szCs w:val="22"/>
              </w:rPr>
            </w:pPr>
            <w:r w:rsidRPr="00FF76CF">
              <w:rPr>
                <w:rFonts w:ascii="Calibri" w:eastAsia="Times New Roman" w:hAnsi="Calibri" w:cs="Calibri"/>
                <w:color w:val="000000"/>
                <w:sz w:val="22"/>
                <w:szCs w:val="22"/>
              </w:rPr>
              <w:t> </w:t>
            </w:r>
          </w:p>
        </w:tc>
      </w:tr>
      <w:tr w:rsidR="00C466A5" w:rsidRPr="00FF76CF" w14:paraId="798596E1" w14:textId="77777777" w:rsidTr="00C466A5">
        <w:trPr>
          <w:trHeight w:val="510"/>
          <w:jc w:val="center"/>
        </w:trPr>
        <w:tc>
          <w:tcPr>
            <w:tcW w:w="4950" w:type="dxa"/>
            <w:gridSpan w:val="3"/>
            <w:tcBorders>
              <w:top w:val="nil"/>
              <w:left w:val="nil"/>
              <w:bottom w:val="nil"/>
              <w:right w:val="nil"/>
            </w:tcBorders>
            <w:shd w:val="clear" w:color="000000" w:fill="3A3838"/>
            <w:vAlign w:val="center"/>
            <w:hideMark/>
          </w:tcPr>
          <w:p w14:paraId="58E1EE42" w14:textId="77777777" w:rsidR="00C466A5" w:rsidRPr="00FF76CF" w:rsidRDefault="00C466A5" w:rsidP="00AA7921">
            <w:pPr>
              <w:rPr>
                <w:rFonts w:ascii="Century Gothic" w:eastAsia="Times New Roman" w:hAnsi="Century Gothic" w:cs="Calibri"/>
                <w:color w:val="FFFFFF"/>
                <w:sz w:val="32"/>
                <w:szCs w:val="32"/>
              </w:rPr>
            </w:pPr>
            <w:r w:rsidRPr="00FF76CF">
              <w:rPr>
                <w:rFonts w:ascii="Century Gothic" w:eastAsia="Times New Roman" w:hAnsi="Century Gothic" w:cs="Calibri"/>
                <w:color w:val="FFFFFF"/>
                <w:sz w:val="32"/>
                <w:szCs w:val="32"/>
              </w:rPr>
              <w:t>Find the Episode!</w:t>
            </w:r>
          </w:p>
        </w:tc>
        <w:tc>
          <w:tcPr>
            <w:tcW w:w="731" w:type="dxa"/>
            <w:vMerge w:val="restart"/>
            <w:tcBorders>
              <w:top w:val="nil"/>
              <w:left w:val="nil"/>
              <w:bottom w:val="nil"/>
              <w:right w:val="nil"/>
            </w:tcBorders>
            <w:shd w:val="clear" w:color="000000" w:fill="C9C9C9"/>
            <w:vAlign w:val="center"/>
            <w:hideMark/>
          </w:tcPr>
          <w:p w14:paraId="6E7E2CB2" w14:textId="77777777" w:rsidR="00C466A5" w:rsidRPr="00FF76CF" w:rsidRDefault="00C466A5" w:rsidP="00AA7921">
            <w:pPr>
              <w:rPr>
                <w:rFonts w:ascii="Century Gothic" w:eastAsia="Times New Roman" w:hAnsi="Century Gothic" w:cs="Calibri"/>
              </w:rPr>
            </w:pPr>
            <w:r>
              <w:rPr>
                <w:rFonts w:ascii="Century Gothic" w:eastAsia="Times New Roman" w:hAnsi="Century Gothic" w:cs="Calibri"/>
              </w:rPr>
              <w:t>DAYS</w:t>
            </w:r>
          </w:p>
        </w:tc>
      </w:tr>
      <w:tr w:rsidR="00C466A5" w:rsidRPr="00FF76CF" w14:paraId="550EC08E" w14:textId="77777777" w:rsidTr="00C466A5">
        <w:trPr>
          <w:trHeight w:val="555"/>
          <w:jc w:val="center"/>
        </w:trPr>
        <w:tc>
          <w:tcPr>
            <w:tcW w:w="1236" w:type="dxa"/>
            <w:tcBorders>
              <w:top w:val="nil"/>
              <w:left w:val="nil"/>
              <w:bottom w:val="nil"/>
              <w:right w:val="nil"/>
            </w:tcBorders>
            <w:shd w:val="clear" w:color="000000" w:fill="C9C9C9"/>
            <w:vAlign w:val="center"/>
            <w:hideMark/>
          </w:tcPr>
          <w:p w14:paraId="14FA3D70" w14:textId="77777777" w:rsidR="00C466A5" w:rsidRPr="00FF76CF" w:rsidRDefault="00C466A5" w:rsidP="00AA7921">
            <w:pPr>
              <w:rPr>
                <w:rFonts w:ascii="Century Gothic" w:eastAsia="Times New Roman" w:hAnsi="Century Gothic" w:cs="Calibri"/>
              </w:rPr>
            </w:pPr>
            <w:r w:rsidRPr="00FF76CF">
              <w:rPr>
                <w:rFonts w:ascii="Century Gothic" w:eastAsia="Times New Roman" w:hAnsi="Century Gothic" w:cs="Calibri"/>
              </w:rPr>
              <w:t>START DATE</w:t>
            </w:r>
          </w:p>
        </w:tc>
        <w:tc>
          <w:tcPr>
            <w:tcW w:w="1236" w:type="dxa"/>
            <w:tcBorders>
              <w:top w:val="nil"/>
              <w:left w:val="nil"/>
              <w:bottom w:val="nil"/>
              <w:right w:val="nil"/>
            </w:tcBorders>
            <w:shd w:val="clear" w:color="000000" w:fill="C9C9C9"/>
            <w:vAlign w:val="center"/>
            <w:hideMark/>
          </w:tcPr>
          <w:p w14:paraId="5F13A35D" w14:textId="77777777" w:rsidR="00C466A5" w:rsidRPr="00FF76CF" w:rsidRDefault="00C466A5" w:rsidP="00AA7921">
            <w:pPr>
              <w:rPr>
                <w:rFonts w:ascii="Century Gothic" w:eastAsia="Times New Roman" w:hAnsi="Century Gothic" w:cs="Calibri"/>
              </w:rPr>
            </w:pPr>
            <w:r w:rsidRPr="00FF76CF">
              <w:rPr>
                <w:rFonts w:ascii="Century Gothic" w:eastAsia="Times New Roman" w:hAnsi="Century Gothic" w:cs="Calibri"/>
              </w:rPr>
              <w:t>END DATE</w:t>
            </w:r>
          </w:p>
        </w:tc>
        <w:tc>
          <w:tcPr>
            <w:tcW w:w="2478" w:type="dxa"/>
            <w:tcBorders>
              <w:top w:val="nil"/>
              <w:left w:val="nil"/>
              <w:bottom w:val="nil"/>
              <w:right w:val="nil"/>
            </w:tcBorders>
            <w:shd w:val="clear" w:color="000000" w:fill="C9C9C9"/>
            <w:vAlign w:val="center"/>
            <w:hideMark/>
          </w:tcPr>
          <w:p w14:paraId="0F6F1109" w14:textId="77777777" w:rsidR="00C466A5" w:rsidRPr="00FF76CF" w:rsidRDefault="00C466A5" w:rsidP="00AA7921">
            <w:pPr>
              <w:rPr>
                <w:rFonts w:ascii="Century Gothic" w:eastAsia="Times New Roman" w:hAnsi="Century Gothic" w:cs="Calibri"/>
              </w:rPr>
            </w:pPr>
            <w:r w:rsidRPr="00FF76CF">
              <w:rPr>
                <w:rFonts w:ascii="Century Gothic" w:eastAsia="Times New Roman" w:hAnsi="Century Gothic" w:cs="Calibri"/>
              </w:rPr>
              <w:t>DESCRIPTION</w:t>
            </w:r>
          </w:p>
        </w:tc>
        <w:tc>
          <w:tcPr>
            <w:tcW w:w="731" w:type="dxa"/>
            <w:vMerge/>
            <w:tcBorders>
              <w:top w:val="nil"/>
              <w:left w:val="nil"/>
              <w:bottom w:val="nil"/>
              <w:right w:val="nil"/>
            </w:tcBorders>
            <w:vAlign w:val="center"/>
            <w:hideMark/>
          </w:tcPr>
          <w:p w14:paraId="32ED4F7A" w14:textId="77777777" w:rsidR="00C466A5" w:rsidRPr="00FF76CF" w:rsidRDefault="00C466A5" w:rsidP="00AA7921">
            <w:pPr>
              <w:rPr>
                <w:rFonts w:ascii="Century Gothic" w:eastAsia="Times New Roman" w:hAnsi="Century Gothic" w:cs="Calibri"/>
              </w:rPr>
            </w:pPr>
          </w:p>
        </w:tc>
      </w:tr>
      <w:tr w:rsidR="00C466A5" w:rsidRPr="00FF76CF" w14:paraId="05A86891" w14:textId="77777777" w:rsidTr="00C466A5">
        <w:trPr>
          <w:trHeight w:val="450"/>
          <w:jc w:val="center"/>
        </w:trPr>
        <w:tc>
          <w:tcPr>
            <w:tcW w:w="1236" w:type="dxa"/>
            <w:tcBorders>
              <w:top w:val="nil"/>
              <w:left w:val="nil"/>
              <w:bottom w:val="nil"/>
              <w:right w:val="nil"/>
            </w:tcBorders>
            <w:shd w:val="clear" w:color="000000" w:fill="FFFFFF"/>
            <w:vAlign w:val="center"/>
            <w:hideMark/>
          </w:tcPr>
          <w:p w14:paraId="31FDDB22"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9/18/23</w:t>
            </w:r>
          </w:p>
        </w:tc>
        <w:tc>
          <w:tcPr>
            <w:tcW w:w="1236" w:type="dxa"/>
            <w:tcBorders>
              <w:top w:val="nil"/>
              <w:left w:val="nil"/>
              <w:bottom w:val="nil"/>
              <w:right w:val="nil"/>
            </w:tcBorders>
            <w:shd w:val="clear" w:color="000000" w:fill="FFFFFF"/>
            <w:vAlign w:val="center"/>
            <w:hideMark/>
          </w:tcPr>
          <w:p w14:paraId="72CC6F21"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9/27/23</w:t>
            </w:r>
          </w:p>
        </w:tc>
        <w:tc>
          <w:tcPr>
            <w:tcW w:w="2478" w:type="dxa"/>
            <w:tcBorders>
              <w:top w:val="nil"/>
              <w:left w:val="nil"/>
              <w:bottom w:val="nil"/>
              <w:right w:val="nil"/>
            </w:tcBorders>
            <w:shd w:val="clear" w:color="000000" w:fill="FFFFFF"/>
            <w:vAlign w:val="center"/>
            <w:hideMark/>
          </w:tcPr>
          <w:p w14:paraId="27D045A4"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 xml:space="preserve">Comments Gathering </w:t>
            </w:r>
          </w:p>
        </w:tc>
        <w:tc>
          <w:tcPr>
            <w:tcW w:w="731" w:type="dxa"/>
            <w:tcBorders>
              <w:top w:val="nil"/>
              <w:left w:val="nil"/>
              <w:bottom w:val="nil"/>
              <w:right w:val="nil"/>
            </w:tcBorders>
            <w:shd w:val="clear" w:color="000000" w:fill="F2F2F2"/>
            <w:vAlign w:val="center"/>
            <w:hideMark/>
          </w:tcPr>
          <w:p w14:paraId="7C0C79C5"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9</w:t>
            </w:r>
          </w:p>
        </w:tc>
      </w:tr>
      <w:tr w:rsidR="00C466A5" w:rsidRPr="00FF76CF" w14:paraId="1255A6FE" w14:textId="77777777" w:rsidTr="00C466A5">
        <w:trPr>
          <w:trHeight w:val="450"/>
          <w:jc w:val="center"/>
        </w:trPr>
        <w:tc>
          <w:tcPr>
            <w:tcW w:w="1236" w:type="dxa"/>
            <w:tcBorders>
              <w:top w:val="nil"/>
              <w:left w:val="nil"/>
              <w:bottom w:val="nil"/>
              <w:right w:val="nil"/>
            </w:tcBorders>
            <w:shd w:val="clear" w:color="000000" w:fill="FFFFFF"/>
            <w:vAlign w:val="center"/>
            <w:hideMark/>
          </w:tcPr>
          <w:p w14:paraId="28C028AB"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9/28/23</w:t>
            </w:r>
          </w:p>
        </w:tc>
        <w:tc>
          <w:tcPr>
            <w:tcW w:w="1236" w:type="dxa"/>
            <w:tcBorders>
              <w:top w:val="nil"/>
              <w:left w:val="nil"/>
              <w:bottom w:val="nil"/>
              <w:right w:val="nil"/>
            </w:tcBorders>
            <w:shd w:val="clear" w:color="000000" w:fill="FFFFFF"/>
            <w:vAlign w:val="center"/>
            <w:hideMark/>
          </w:tcPr>
          <w:p w14:paraId="6EE4DF1E"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10/5/23</w:t>
            </w:r>
          </w:p>
        </w:tc>
        <w:tc>
          <w:tcPr>
            <w:tcW w:w="2478" w:type="dxa"/>
            <w:tcBorders>
              <w:top w:val="nil"/>
              <w:left w:val="nil"/>
              <w:bottom w:val="nil"/>
              <w:right w:val="nil"/>
            </w:tcBorders>
            <w:shd w:val="clear" w:color="000000" w:fill="FFFFFF"/>
            <w:vAlign w:val="center"/>
            <w:hideMark/>
          </w:tcPr>
          <w:p w14:paraId="5D50682D"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Greedy strategy</w:t>
            </w:r>
          </w:p>
        </w:tc>
        <w:tc>
          <w:tcPr>
            <w:tcW w:w="731" w:type="dxa"/>
            <w:tcBorders>
              <w:top w:val="nil"/>
              <w:left w:val="nil"/>
              <w:bottom w:val="nil"/>
              <w:right w:val="nil"/>
            </w:tcBorders>
            <w:shd w:val="clear" w:color="000000" w:fill="F2F2F2"/>
            <w:vAlign w:val="center"/>
            <w:hideMark/>
          </w:tcPr>
          <w:p w14:paraId="70B95DF0"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7</w:t>
            </w:r>
          </w:p>
        </w:tc>
      </w:tr>
      <w:tr w:rsidR="00C466A5" w:rsidRPr="00FF76CF" w14:paraId="7522C794" w14:textId="77777777" w:rsidTr="00C466A5">
        <w:trPr>
          <w:trHeight w:val="450"/>
          <w:jc w:val="center"/>
        </w:trPr>
        <w:tc>
          <w:tcPr>
            <w:tcW w:w="1236" w:type="dxa"/>
            <w:tcBorders>
              <w:top w:val="nil"/>
              <w:left w:val="nil"/>
              <w:bottom w:val="nil"/>
              <w:right w:val="nil"/>
            </w:tcBorders>
            <w:shd w:val="clear" w:color="000000" w:fill="FFFFFF"/>
            <w:vAlign w:val="center"/>
            <w:hideMark/>
          </w:tcPr>
          <w:p w14:paraId="7AF419D7"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10/1/23</w:t>
            </w:r>
          </w:p>
        </w:tc>
        <w:tc>
          <w:tcPr>
            <w:tcW w:w="1236" w:type="dxa"/>
            <w:tcBorders>
              <w:top w:val="nil"/>
              <w:left w:val="nil"/>
              <w:bottom w:val="nil"/>
              <w:right w:val="nil"/>
            </w:tcBorders>
            <w:shd w:val="clear" w:color="000000" w:fill="FFFFFF"/>
            <w:vAlign w:val="center"/>
            <w:hideMark/>
          </w:tcPr>
          <w:p w14:paraId="01903675"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10/11/23</w:t>
            </w:r>
          </w:p>
        </w:tc>
        <w:tc>
          <w:tcPr>
            <w:tcW w:w="2478" w:type="dxa"/>
            <w:tcBorders>
              <w:top w:val="nil"/>
              <w:left w:val="nil"/>
              <w:bottom w:val="nil"/>
              <w:right w:val="nil"/>
            </w:tcBorders>
            <w:shd w:val="clear" w:color="000000" w:fill="FFFFFF"/>
            <w:vAlign w:val="center"/>
            <w:hideMark/>
          </w:tcPr>
          <w:p w14:paraId="1485E8F8"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Divide and conquer</w:t>
            </w:r>
          </w:p>
        </w:tc>
        <w:tc>
          <w:tcPr>
            <w:tcW w:w="731" w:type="dxa"/>
            <w:tcBorders>
              <w:top w:val="nil"/>
              <w:left w:val="nil"/>
              <w:bottom w:val="nil"/>
              <w:right w:val="nil"/>
            </w:tcBorders>
            <w:shd w:val="clear" w:color="000000" w:fill="F2F2F2"/>
            <w:vAlign w:val="center"/>
            <w:hideMark/>
          </w:tcPr>
          <w:p w14:paraId="704729FD"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w:t>
            </w:r>
          </w:p>
        </w:tc>
      </w:tr>
      <w:tr w:rsidR="00C466A5" w:rsidRPr="00FF76CF" w14:paraId="227D4E17" w14:textId="77777777" w:rsidTr="00C466A5">
        <w:trPr>
          <w:trHeight w:val="450"/>
          <w:jc w:val="center"/>
        </w:trPr>
        <w:tc>
          <w:tcPr>
            <w:tcW w:w="1236" w:type="dxa"/>
            <w:tcBorders>
              <w:top w:val="nil"/>
              <w:left w:val="nil"/>
              <w:bottom w:val="nil"/>
              <w:right w:val="nil"/>
            </w:tcBorders>
            <w:shd w:val="clear" w:color="000000" w:fill="FFFFFF"/>
            <w:vAlign w:val="center"/>
            <w:hideMark/>
          </w:tcPr>
          <w:p w14:paraId="524F7A51"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10/12/23</w:t>
            </w:r>
          </w:p>
        </w:tc>
        <w:tc>
          <w:tcPr>
            <w:tcW w:w="1236" w:type="dxa"/>
            <w:tcBorders>
              <w:top w:val="nil"/>
              <w:left w:val="nil"/>
              <w:bottom w:val="nil"/>
              <w:right w:val="nil"/>
            </w:tcBorders>
            <w:shd w:val="clear" w:color="000000" w:fill="FFFFFF"/>
            <w:vAlign w:val="center"/>
            <w:hideMark/>
          </w:tcPr>
          <w:p w14:paraId="4E145183"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10/18/23</w:t>
            </w:r>
          </w:p>
        </w:tc>
        <w:tc>
          <w:tcPr>
            <w:tcW w:w="2478" w:type="dxa"/>
            <w:tcBorders>
              <w:top w:val="nil"/>
              <w:left w:val="nil"/>
              <w:bottom w:val="nil"/>
              <w:right w:val="nil"/>
            </w:tcBorders>
            <w:shd w:val="clear" w:color="000000" w:fill="FFFFFF"/>
            <w:vAlign w:val="center"/>
            <w:hideMark/>
          </w:tcPr>
          <w:p w14:paraId="7C87F17E"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Mid Report prep</w:t>
            </w:r>
          </w:p>
        </w:tc>
        <w:tc>
          <w:tcPr>
            <w:tcW w:w="731" w:type="dxa"/>
            <w:tcBorders>
              <w:top w:val="nil"/>
              <w:left w:val="nil"/>
              <w:bottom w:val="nil"/>
              <w:right w:val="nil"/>
            </w:tcBorders>
            <w:shd w:val="clear" w:color="000000" w:fill="F2F2F2"/>
            <w:vAlign w:val="center"/>
            <w:hideMark/>
          </w:tcPr>
          <w:p w14:paraId="064865FD"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6</w:t>
            </w:r>
          </w:p>
        </w:tc>
      </w:tr>
      <w:tr w:rsidR="00C466A5" w:rsidRPr="00FF76CF" w14:paraId="199F2F09" w14:textId="77777777" w:rsidTr="00C466A5">
        <w:trPr>
          <w:trHeight w:val="450"/>
          <w:jc w:val="center"/>
        </w:trPr>
        <w:tc>
          <w:tcPr>
            <w:tcW w:w="1236" w:type="dxa"/>
            <w:tcBorders>
              <w:top w:val="nil"/>
              <w:left w:val="nil"/>
              <w:bottom w:val="nil"/>
              <w:right w:val="nil"/>
            </w:tcBorders>
            <w:shd w:val="clear" w:color="000000" w:fill="FFFFFF"/>
            <w:vAlign w:val="center"/>
            <w:hideMark/>
          </w:tcPr>
          <w:p w14:paraId="3C297E28"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10/19/23</w:t>
            </w:r>
          </w:p>
        </w:tc>
        <w:tc>
          <w:tcPr>
            <w:tcW w:w="1236" w:type="dxa"/>
            <w:tcBorders>
              <w:top w:val="nil"/>
              <w:left w:val="nil"/>
              <w:bottom w:val="nil"/>
              <w:right w:val="nil"/>
            </w:tcBorders>
            <w:shd w:val="clear" w:color="000000" w:fill="FFFFFF"/>
            <w:vAlign w:val="center"/>
            <w:hideMark/>
          </w:tcPr>
          <w:p w14:paraId="1ED9880B"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10/25/23</w:t>
            </w:r>
          </w:p>
        </w:tc>
        <w:tc>
          <w:tcPr>
            <w:tcW w:w="2478" w:type="dxa"/>
            <w:tcBorders>
              <w:top w:val="nil"/>
              <w:left w:val="nil"/>
              <w:bottom w:val="nil"/>
              <w:right w:val="nil"/>
            </w:tcBorders>
            <w:shd w:val="clear" w:color="000000" w:fill="FFFFFF"/>
            <w:vAlign w:val="center"/>
            <w:hideMark/>
          </w:tcPr>
          <w:p w14:paraId="1A44DABA" w14:textId="77777777" w:rsidR="00C466A5" w:rsidRPr="00FF76CF" w:rsidRDefault="00C466A5" w:rsidP="00AA7921">
            <w:pPr>
              <w:rPr>
                <w:rFonts w:ascii="Century Gothic" w:eastAsia="Times New Roman" w:hAnsi="Century Gothic" w:cs="Calibri"/>
                <w:color w:val="000000"/>
              </w:rPr>
            </w:pPr>
            <w:proofErr w:type="gramStart"/>
            <w:r>
              <w:rPr>
                <w:rFonts w:ascii="Century Gothic" w:eastAsia="Times New Roman" w:hAnsi="Century Gothic" w:cs="Calibri"/>
                <w:color w:val="000000"/>
              </w:rPr>
              <w:t>Most commonly used</w:t>
            </w:r>
            <w:proofErr w:type="gramEnd"/>
          </w:p>
        </w:tc>
        <w:tc>
          <w:tcPr>
            <w:tcW w:w="731" w:type="dxa"/>
            <w:tcBorders>
              <w:top w:val="nil"/>
              <w:left w:val="nil"/>
              <w:bottom w:val="nil"/>
              <w:right w:val="nil"/>
            </w:tcBorders>
            <w:shd w:val="clear" w:color="000000" w:fill="F2F2F2"/>
            <w:vAlign w:val="center"/>
            <w:hideMark/>
          </w:tcPr>
          <w:p w14:paraId="5E87C50B"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6</w:t>
            </w:r>
          </w:p>
        </w:tc>
      </w:tr>
      <w:tr w:rsidR="00C466A5" w:rsidRPr="00FF76CF" w14:paraId="266B066B" w14:textId="77777777" w:rsidTr="00C466A5">
        <w:trPr>
          <w:trHeight w:val="450"/>
          <w:jc w:val="center"/>
        </w:trPr>
        <w:tc>
          <w:tcPr>
            <w:tcW w:w="1236" w:type="dxa"/>
            <w:tcBorders>
              <w:top w:val="nil"/>
              <w:left w:val="nil"/>
              <w:bottom w:val="nil"/>
              <w:right w:val="nil"/>
            </w:tcBorders>
            <w:shd w:val="clear" w:color="000000" w:fill="FFFFFF"/>
            <w:vAlign w:val="center"/>
            <w:hideMark/>
          </w:tcPr>
          <w:p w14:paraId="0ADC1F4D"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10/26/23</w:t>
            </w:r>
          </w:p>
        </w:tc>
        <w:tc>
          <w:tcPr>
            <w:tcW w:w="1236" w:type="dxa"/>
            <w:tcBorders>
              <w:top w:val="nil"/>
              <w:left w:val="nil"/>
              <w:bottom w:val="nil"/>
              <w:right w:val="nil"/>
            </w:tcBorders>
            <w:shd w:val="clear" w:color="000000" w:fill="FFFFFF"/>
            <w:vAlign w:val="center"/>
            <w:hideMark/>
          </w:tcPr>
          <w:p w14:paraId="39A974D6"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11/1/23</w:t>
            </w:r>
          </w:p>
        </w:tc>
        <w:tc>
          <w:tcPr>
            <w:tcW w:w="2478" w:type="dxa"/>
            <w:tcBorders>
              <w:top w:val="nil"/>
              <w:left w:val="nil"/>
              <w:bottom w:val="nil"/>
              <w:right w:val="nil"/>
            </w:tcBorders>
            <w:shd w:val="clear" w:color="000000" w:fill="FFFFFF"/>
            <w:vAlign w:val="center"/>
            <w:hideMark/>
          </w:tcPr>
          <w:p w14:paraId="34F4017F" w14:textId="77777777" w:rsidR="00C466A5" w:rsidRPr="00FF76CF" w:rsidRDefault="00C466A5" w:rsidP="00AA7921">
            <w:pPr>
              <w:rPr>
                <w:rFonts w:ascii="Century Gothic" w:eastAsia="Times New Roman" w:hAnsi="Century Gothic" w:cs="Calibri"/>
                <w:color w:val="000000"/>
              </w:rPr>
            </w:pPr>
            <w:proofErr w:type="spellStart"/>
            <w:r w:rsidRPr="00FF76CF">
              <w:rPr>
                <w:rFonts w:ascii="Century Gothic" w:eastAsia="Times New Roman" w:hAnsi="Century Gothic" w:cs="Calibri"/>
                <w:color w:val="000000"/>
              </w:rPr>
              <w:t>Comparitive</w:t>
            </w:r>
            <w:proofErr w:type="spellEnd"/>
            <w:r w:rsidRPr="00FF76CF">
              <w:rPr>
                <w:rFonts w:ascii="Century Gothic" w:eastAsia="Times New Roman" w:hAnsi="Century Gothic" w:cs="Calibri"/>
                <w:color w:val="000000"/>
              </w:rPr>
              <w:t xml:space="preserve"> analysis</w:t>
            </w:r>
          </w:p>
        </w:tc>
        <w:tc>
          <w:tcPr>
            <w:tcW w:w="731" w:type="dxa"/>
            <w:tcBorders>
              <w:top w:val="nil"/>
              <w:left w:val="nil"/>
              <w:bottom w:val="nil"/>
              <w:right w:val="nil"/>
            </w:tcBorders>
            <w:shd w:val="clear" w:color="000000" w:fill="F2F2F2"/>
            <w:vAlign w:val="center"/>
            <w:hideMark/>
          </w:tcPr>
          <w:p w14:paraId="0FEA311E"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5</w:t>
            </w:r>
          </w:p>
        </w:tc>
      </w:tr>
      <w:tr w:rsidR="00C466A5" w:rsidRPr="00FF76CF" w14:paraId="7907DBF9" w14:textId="77777777" w:rsidTr="00C466A5">
        <w:trPr>
          <w:trHeight w:val="450"/>
          <w:jc w:val="center"/>
        </w:trPr>
        <w:tc>
          <w:tcPr>
            <w:tcW w:w="1236" w:type="dxa"/>
            <w:tcBorders>
              <w:top w:val="nil"/>
              <w:left w:val="nil"/>
              <w:bottom w:val="nil"/>
              <w:right w:val="nil"/>
            </w:tcBorders>
            <w:shd w:val="clear" w:color="000000" w:fill="FFFFFF"/>
            <w:vAlign w:val="center"/>
            <w:hideMark/>
          </w:tcPr>
          <w:p w14:paraId="72E20B63"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lastRenderedPageBreak/>
              <w:t>11/2/23</w:t>
            </w:r>
          </w:p>
        </w:tc>
        <w:tc>
          <w:tcPr>
            <w:tcW w:w="1236" w:type="dxa"/>
            <w:tcBorders>
              <w:top w:val="nil"/>
              <w:left w:val="nil"/>
              <w:bottom w:val="nil"/>
              <w:right w:val="nil"/>
            </w:tcBorders>
            <w:shd w:val="clear" w:color="000000" w:fill="FFFFFF"/>
            <w:vAlign w:val="center"/>
            <w:hideMark/>
          </w:tcPr>
          <w:p w14:paraId="64DBD0F8"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11/12/23</w:t>
            </w:r>
          </w:p>
        </w:tc>
        <w:tc>
          <w:tcPr>
            <w:tcW w:w="2478" w:type="dxa"/>
            <w:tcBorders>
              <w:top w:val="nil"/>
              <w:left w:val="nil"/>
              <w:bottom w:val="nil"/>
              <w:right w:val="nil"/>
            </w:tcBorders>
            <w:shd w:val="clear" w:color="000000" w:fill="FFFFFF"/>
            <w:vAlign w:val="center"/>
            <w:hideMark/>
          </w:tcPr>
          <w:p w14:paraId="5FECAB9C"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final tests</w:t>
            </w:r>
          </w:p>
        </w:tc>
        <w:tc>
          <w:tcPr>
            <w:tcW w:w="731" w:type="dxa"/>
            <w:tcBorders>
              <w:top w:val="nil"/>
              <w:left w:val="nil"/>
              <w:bottom w:val="nil"/>
              <w:right w:val="nil"/>
            </w:tcBorders>
            <w:shd w:val="clear" w:color="000000" w:fill="F2F2F2"/>
            <w:vAlign w:val="center"/>
            <w:hideMark/>
          </w:tcPr>
          <w:p w14:paraId="158060A2"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10</w:t>
            </w:r>
          </w:p>
        </w:tc>
      </w:tr>
      <w:tr w:rsidR="00C466A5" w:rsidRPr="00FF76CF" w14:paraId="1FD884B7" w14:textId="77777777" w:rsidTr="00C466A5">
        <w:trPr>
          <w:trHeight w:val="450"/>
          <w:jc w:val="center"/>
        </w:trPr>
        <w:tc>
          <w:tcPr>
            <w:tcW w:w="1236" w:type="dxa"/>
            <w:tcBorders>
              <w:top w:val="nil"/>
              <w:left w:val="nil"/>
              <w:bottom w:val="nil"/>
              <w:right w:val="nil"/>
            </w:tcBorders>
            <w:shd w:val="clear" w:color="000000" w:fill="FFFFFF"/>
            <w:vAlign w:val="center"/>
            <w:hideMark/>
          </w:tcPr>
          <w:p w14:paraId="3D8ED758"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11/13/23</w:t>
            </w:r>
          </w:p>
        </w:tc>
        <w:tc>
          <w:tcPr>
            <w:tcW w:w="1236" w:type="dxa"/>
            <w:tcBorders>
              <w:top w:val="nil"/>
              <w:left w:val="nil"/>
              <w:bottom w:val="nil"/>
              <w:right w:val="nil"/>
            </w:tcBorders>
            <w:shd w:val="clear" w:color="000000" w:fill="FFFFFF"/>
            <w:vAlign w:val="center"/>
            <w:hideMark/>
          </w:tcPr>
          <w:p w14:paraId="2BE8166C"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11/19/23</w:t>
            </w:r>
          </w:p>
        </w:tc>
        <w:tc>
          <w:tcPr>
            <w:tcW w:w="2478" w:type="dxa"/>
            <w:tcBorders>
              <w:top w:val="nil"/>
              <w:left w:val="nil"/>
              <w:bottom w:val="nil"/>
              <w:right w:val="nil"/>
            </w:tcBorders>
            <w:shd w:val="clear" w:color="000000" w:fill="FFFFFF"/>
            <w:vAlign w:val="center"/>
            <w:hideMark/>
          </w:tcPr>
          <w:p w14:paraId="01B103B5"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Report writing</w:t>
            </w:r>
          </w:p>
        </w:tc>
        <w:tc>
          <w:tcPr>
            <w:tcW w:w="731" w:type="dxa"/>
            <w:tcBorders>
              <w:top w:val="nil"/>
              <w:left w:val="nil"/>
              <w:bottom w:val="nil"/>
              <w:right w:val="nil"/>
            </w:tcBorders>
            <w:shd w:val="clear" w:color="000000" w:fill="F2F2F2"/>
            <w:vAlign w:val="center"/>
            <w:hideMark/>
          </w:tcPr>
          <w:p w14:paraId="7EE7DB64"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6</w:t>
            </w:r>
          </w:p>
        </w:tc>
      </w:tr>
      <w:tr w:rsidR="00C466A5" w:rsidRPr="00FF76CF" w14:paraId="7AE65712" w14:textId="77777777" w:rsidTr="00C466A5">
        <w:trPr>
          <w:trHeight w:val="525"/>
          <w:jc w:val="center"/>
        </w:trPr>
        <w:tc>
          <w:tcPr>
            <w:tcW w:w="1236" w:type="dxa"/>
            <w:tcBorders>
              <w:top w:val="nil"/>
              <w:left w:val="nil"/>
              <w:bottom w:val="nil"/>
              <w:right w:val="nil"/>
            </w:tcBorders>
            <w:shd w:val="clear" w:color="000000" w:fill="FFFFFF"/>
            <w:vAlign w:val="center"/>
            <w:hideMark/>
          </w:tcPr>
          <w:p w14:paraId="506834ED"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11/20/23</w:t>
            </w:r>
          </w:p>
        </w:tc>
        <w:tc>
          <w:tcPr>
            <w:tcW w:w="1236" w:type="dxa"/>
            <w:tcBorders>
              <w:top w:val="nil"/>
              <w:left w:val="nil"/>
              <w:bottom w:val="nil"/>
              <w:right w:val="nil"/>
            </w:tcBorders>
            <w:shd w:val="clear" w:color="000000" w:fill="FFFFFF"/>
            <w:vAlign w:val="center"/>
            <w:hideMark/>
          </w:tcPr>
          <w:p w14:paraId="48C336C6"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11/26/23</w:t>
            </w:r>
          </w:p>
        </w:tc>
        <w:tc>
          <w:tcPr>
            <w:tcW w:w="2478" w:type="dxa"/>
            <w:tcBorders>
              <w:top w:val="nil"/>
              <w:left w:val="nil"/>
              <w:bottom w:val="nil"/>
              <w:right w:val="nil"/>
            </w:tcBorders>
            <w:shd w:val="clear" w:color="000000" w:fill="FFFFFF"/>
            <w:vAlign w:val="center"/>
            <w:hideMark/>
          </w:tcPr>
          <w:p w14:paraId="04191922"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Presentation and report</w:t>
            </w:r>
          </w:p>
        </w:tc>
        <w:tc>
          <w:tcPr>
            <w:tcW w:w="731" w:type="dxa"/>
            <w:tcBorders>
              <w:top w:val="nil"/>
              <w:left w:val="nil"/>
              <w:bottom w:val="nil"/>
              <w:right w:val="nil"/>
            </w:tcBorders>
            <w:shd w:val="clear" w:color="000000" w:fill="F2F2F2"/>
            <w:vAlign w:val="center"/>
            <w:hideMark/>
          </w:tcPr>
          <w:p w14:paraId="51E5E09A" w14:textId="77777777" w:rsidR="00C466A5" w:rsidRPr="00FF76CF" w:rsidRDefault="00C466A5" w:rsidP="00AA7921">
            <w:pPr>
              <w:rPr>
                <w:rFonts w:ascii="Century Gothic" w:eastAsia="Times New Roman" w:hAnsi="Century Gothic" w:cs="Calibri"/>
                <w:color w:val="000000"/>
              </w:rPr>
            </w:pPr>
            <w:r w:rsidRPr="00FF76CF">
              <w:rPr>
                <w:rFonts w:ascii="Century Gothic" w:eastAsia="Times New Roman" w:hAnsi="Century Gothic" w:cs="Calibri"/>
                <w:color w:val="000000"/>
              </w:rPr>
              <w:t>6</w:t>
            </w:r>
          </w:p>
        </w:tc>
      </w:tr>
      <w:tr w:rsidR="00C466A5" w:rsidRPr="00FF76CF" w14:paraId="694393C0" w14:textId="77777777" w:rsidTr="00C466A5">
        <w:trPr>
          <w:trHeight w:val="525"/>
          <w:jc w:val="center"/>
        </w:trPr>
        <w:tc>
          <w:tcPr>
            <w:tcW w:w="1236" w:type="dxa"/>
            <w:tcBorders>
              <w:top w:val="nil"/>
              <w:left w:val="nil"/>
              <w:bottom w:val="nil"/>
              <w:right w:val="nil"/>
            </w:tcBorders>
            <w:shd w:val="clear" w:color="000000" w:fill="FFFFFF"/>
            <w:vAlign w:val="center"/>
          </w:tcPr>
          <w:p w14:paraId="63765B35" w14:textId="77777777" w:rsidR="00C466A5" w:rsidRDefault="00C466A5" w:rsidP="00AA7921">
            <w:pPr>
              <w:rPr>
                <w:rFonts w:ascii="Century Gothic" w:eastAsia="Times New Roman" w:hAnsi="Century Gothic" w:cs="Calibri"/>
                <w:color w:val="000000"/>
              </w:rPr>
            </w:pPr>
          </w:p>
          <w:p w14:paraId="0455F2DD" w14:textId="77777777" w:rsidR="00C466A5" w:rsidRPr="00FF76CF" w:rsidRDefault="00C466A5" w:rsidP="00AA7921">
            <w:pPr>
              <w:rPr>
                <w:rFonts w:ascii="Century Gothic" w:eastAsia="Times New Roman" w:hAnsi="Century Gothic" w:cs="Calibri"/>
                <w:color w:val="000000"/>
              </w:rPr>
            </w:pPr>
          </w:p>
        </w:tc>
        <w:tc>
          <w:tcPr>
            <w:tcW w:w="1236" w:type="dxa"/>
            <w:tcBorders>
              <w:top w:val="nil"/>
              <w:left w:val="nil"/>
              <w:bottom w:val="nil"/>
              <w:right w:val="nil"/>
            </w:tcBorders>
            <w:shd w:val="clear" w:color="000000" w:fill="FFFFFF"/>
            <w:vAlign w:val="center"/>
          </w:tcPr>
          <w:p w14:paraId="7052BDC8" w14:textId="77777777" w:rsidR="00C466A5" w:rsidRPr="00FF76CF" w:rsidRDefault="00C466A5" w:rsidP="00AA7921">
            <w:pPr>
              <w:rPr>
                <w:rFonts w:ascii="Century Gothic" w:eastAsia="Times New Roman" w:hAnsi="Century Gothic" w:cs="Calibri"/>
                <w:color w:val="000000"/>
              </w:rPr>
            </w:pPr>
          </w:p>
        </w:tc>
        <w:tc>
          <w:tcPr>
            <w:tcW w:w="2478" w:type="dxa"/>
            <w:tcBorders>
              <w:top w:val="nil"/>
              <w:left w:val="nil"/>
              <w:bottom w:val="nil"/>
              <w:right w:val="nil"/>
            </w:tcBorders>
            <w:shd w:val="clear" w:color="000000" w:fill="FFFFFF"/>
            <w:vAlign w:val="center"/>
          </w:tcPr>
          <w:p w14:paraId="31479605" w14:textId="77777777" w:rsidR="00C466A5" w:rsidRPr="00FF76CF" w:rsidRDefault="00C466A5" w:rsidP="00AA7921">
            <w:pPr>
              <w:rPr>
                <w:rFonts w:ascii="Century Gothic" w:eastAsia="Times New Roman" w:hAnsi="Century Gothic" w:cs="Calibri"/>
                <w:color w:val="000000"/>
              </w:rPr>
            </w:pPr>
          </w:p>
        </w:tc>
        <w:tc>
          <w:tcPr>
            <w:tcW w:w="731" w:type="dxa"/>
            <w:tcBorders>
              <w:top w:val="nil"/>
              <w:left w:val="nil"/>
              <w:bottom w:val="nil"/>
              <w:right w:val="nil"/>
            </w:tcBorders>
            <w:shd w:val="clear" w:color="000000" w:fill="F2F2F2"/>
            <w:vAlign w:val="center"/>
          </w:tcPr>
          <w:p w14:paraId="22531B1B" w14:textId="77777777" w:rsidR="00C466A5" w:rsidRPr="00FF76CF" w:rsidRDefault="00C466A5" w:rsidP="00AA7921">
            <w:pPr>
              <w:rPr>
                <w:rFonts w:ascii="Century Gothic" w:eastAsia="Times New Roman" w:hAnsi="Century Gothic" w:cs="Calibri"/>
                <w:color w:val="000000"/>
              </w:rPr>
            </w:pPr>
          </w:p>
        </w:tc>
      </w:tr>
    </w:tbl>
    <w:p w14:paraId="5EF7381E" w14:textId="79AA7BA8" w:rsidR="00C466A5" w:rsidRDefault="00C466A5" w:rsidP="00540C10">
      <w:pPr>
        <w:pStyle w:val="papertitle"/>
        <w:spacing w:before="100" w:beforeAutospacing="1" w:after="100" w:afterAutospacing="1"/>
      </w:pPr>
      <w:r>
        <w:drawing>
          <wp:inline distT="0" distB="0" distL="0" distR="0" wp14:anchorId="6838413B" wp14:editId="512B5EC2">
            <wp:extent cx="3155950" cy="3092450"/>
            <wp:effectExtent l="0" t="0" r="6350" b="12700"/>
            <wp:docPr id="1862452247" name="Chart 1">
              <a:extLst xmlns:a="http://schemas.openxmlformats.org/drawingml/2006/main">
                <a:ext uri="{FF2B5EF4-FFF2-40B4-BE49-F238E27FC236}">
                  <a16:creationId xmlns:a16="http://schemas.microsoft.com/office/drawing/2014/main" id="{D2133BF6-EDEE-D7A4-C426-1D67504B2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C1F442" w14:textId="77777777" w:rsidR="00C466A5" w:rsidRDefault="00C466A5" w:rsidP="007025B6">
      <w:pPr>
        <w:pStyle w:val="papertitle"/>
        <w:spacing w:before="100" w:beforeAutospacing="1" w:after="100" w:afterAutospacing="1"/>
      </w:pPr>
    </w:p>
    <w:p w14:paraId="1BC9FA1A" w14:textId="4F1E7675" w:rsidR="00FA6C2A" w:rsidRDefault="00C466A5" w:rsidP="00FA6C2A">
      <w:pPr>
        <w:pStyle w:val="Heading1"/>
        <w:rPr>
          <w:b/>
          <w:bCs/>
          <w:sz w:val="28"/>
          <w:szCs w:val="28"/>
        </w:rPr>
      </w:pPr>
      <w:r w:rsidRPr="0019568D">
        <w:rPr>
          <w:b/>
          <w:bCs/>
          <w:sz w:val="28"/>
          <w:szCs w:val="28"/>
        </w:rPr>
        <w:t>conclusion</w:t>
      </w:r>
      <w:r w:rsidR="00FA6C2A">
        <w:rPr>
          <w:b/>
          <w:bCs/>
          <w:sz w:val="28"/>
          <w:szCs w:val="28"/>
        </w:rPr>
        <w:t xml:space="preserve"> and future work</w:t>
      </w:r>
    </w:p>
    <w:p w14:paraId="1E509ACA" w14:textId="77777777" w:rsidR="00FA6C2A" w:rsidRPr="00FA6C2A" w:rsidRDefault="00FA6C2A" w:rsidP="00FA6C2A"/>
    <w:p w14:paraId="3FA19774" w14:textId="77777777" w:rsidR="00503323" w:rsidRDefault="00503323" w:rsidP="00C466A5">
      <w:pPr>
        <w:jc w:val="both"/>
        <w:rPr>
          <w:sz w:val="24"/>
          <w:szCs w:val="24"/>
        </w:rPr>
      </w:pPr>
    </w:p>
    <w:p w14:paraId="1F3D69E8" w14:textId="77777777" w:rsidR="002433E5" w:rsidRPr="00572BD4" w:rsidRDefault="002433E5" w:rsidP="002433E5">
      <w:pPr>
        <w:jc w:val="both"/>
        <w:rPr>
          <w:sz w:val="24"/>
          <w:szCs w:val="24"/>
        </w:rPr>
      </w:pPr>
      <w:r w:rsidRPr="00572BD4">
        <w:rPr>
          <w:sz w:val="24"/>
          <w:szCs w:val="24"/>
        </w:rPr>
        <w:t xml:space="preserve">The project is very interesting to work on, but the comment-gathering process was tough. Also, since most of the work includes working with JSONs, it has become increasingly tough to work using C++.  </w:t>
      </w:r>
    </w:p>
    <w:p w14:paraId="05541EE3" w14:textId="18F1D630" w:rsidR="002433E5" w:rsidRDefault="002433E5" w:rsidP="002433E5">
      <w:pPr>
        <w:jc w:val="both"/>
        <w:rPr>
          <w:sz w:val="24"/>
          <w:szCs w:val="24"/>
        </w:rPr>
      </w:pPr>
      <w:r>
        <w:rPr>
          <w:sz w:val="24"/>
          <w:szCs w:val="24"/>
        </w:rPr>
        <w:t>After careful analysis of all the methods, Divide</w:t>
      </w:r>
      <w:r w:rsidRPr="002433E5">
        <w:rPr>
          <w:sz w:val="24"/>
          <w:szCs w:val="24"/>
        </w:rPr>
        <w:t xml:space="preserve"> and conquer is best for episode and season identification.</w:t>
      </w:r>
      <w:r w:rsidRPr="002433E5">
        <w:rPr>
          <w:rFonts w:eastAsia="Times New Roman"/>
          <w:sz w:val="24"/>
          <w:szCs w:val="24"/>
        </w:rPr>
        <w:t xml:space="preserve"> </w:t>
      </w:r>
      <w:r w:rsidRPr="002433E5">
        <w:rPr>
          <w:sz w:val="24"/>
          <w:szCs w:val="24"/>
        </w:rPr>
        <w:t>“Most commonly used” is better for series identification</w:t>
      </w:r>
      <w:r>
        <w:rPr>
          <w:sz w:val="24"/>
          <w:szCs w:val="24"/>
        </w:rPr>
        <w:t>.</w:t>
      </w:r>
    </w:p>
    <w:p w14:paraId="5C244C94" w14:textId="1214ACCB" w:rsidR="002433E5" w:rsidRDefault="002433E5" w:rsidP="002433E5">
      <w:pPr>
        <w:jc w:val="both"/>
        <w:rPr>
          <w:sz w:val="24"/>
          <w:szCs w:val="24"/>
        </w:rPr>
      </w:pPr>
      <w:r>
        <w:rPr>
          <w:sz w:val="24"/>
          <w:szCs w:val="24"/>
        </w:rPr>
        <w:t>In future, these methods c</w:t>
      </w:r>
      <w:r w:rsidRPr="002433E5">
        <w:rPr>
          <w:sz w:val="24"/>
          <w:szCs w:val="24"/>
        </w:rPr>
        <w:t>an be used for various other videos from other platforms.</w:t>
      </w:r>
      <w:r w:rsidRPr="002433E5">
        <w:rPr>
          <w:rFonts w:eastAsia="Times New Roman"/>
          <w:sz w:val="24"/>
          <w:szCs w:val="24"/>
        </w:rPr>
        <w:t xml:space="preserve"> </w:t>
      </w:r>
      <w:r w:rsidRPr="002433E5">
        <w:rPr>
          <w:sz w:val="24"/>
          <w:szCs w:val="24"/>
        </w:rPr>
        <w:t>Thumbnails and subtitles can be used to search further</w:t>
      </w:r>
      <w:r>
        <w:rPr>
          <w:sz w:val="24"/>
          <w:szCs w:val="24"/>
        </w:rPr>
        <w:t xml:space="preserve"> using google image API.</w:t>
      </w:r>
      <w:r w:rsidRPr="002433E5">
        <w:rPr>
          <w:rFonts w:eastAsia="Times New Roman"/>
          <w:sz w:val="24"/>
          <w:szCs w:val="24"/>
        </w:rPr>
        <w:t xml:space="preserve"> </w:t>
      </w:r>
      <w:r w:rsidRPr="002433E5">
        <w:rPr>
          <w:sz w:val="24"/>
          <w:szCs w:val="24"/>
        </w:rPr>
        <w:t>Wikipedia and IMDb can be other sources</w:t>
      </w:r>
      <w:r>
        <w:rPr>
          <w:sz w:val="24"/>
          <w:szCs w:val="24"/>
        </w:rPr>
        <w:t xml:space="preserve"> while searching. That means other APIs can also be explored. Machine learning Algorithms can also be tried.</w:t>
      </w:r>
    </w:p>
    <w:p w14:paraId="054C22E9" w14:textId="77777777" w:rsidR="002433E5" w:rsidRDefault="002433E5" w:rsidP="00C466A5">
      <w:pPr>
        <w:pStyle w:val="Heading5"/>
        <w:rPr>
          <w:rFonts w:ascii="Times New Roman" w:hAnsi="Times New Roman" w:cs="Times New Roman"/>
          <w:sz w:val="24"/>
          <w:szCs w:val="24"/>
        </w:rPr>
      </w:pPr>
    </w:p>
    <w:p w14:paraId="01A19E9A" w14:textId="779AB62F" w:rsidR="00C466A5" w:rsidRPr="00572BD4" w:rsidRDefault="00C466A5" w:rsidP="00C466A5">
      <w:pPr>
        <w:pStyle w:val="Heading5"/>
        <w:rPr>
          <w:rFonts w:ascii="Times New Roman" w:hAnsi="Times New Roman" w:cs="Times New Roman"/>
          <w:sz w:val="24"/>
          <w:szCs w:val="24"/>
        </w:rPr>
      </w:pPr>
      <w:r w:rsidRPr="00572BD4">
        <w:rPr>
          <w:rFonts w:ascii="Times New Roman" w:hAnsi="Times New Roman" w:cs="Times New Roman"/>
          <w:sz w:val="24"/>
          <w:szCs w:val="24"/>
        </w:rPr>
        <w:t xml:space="preserve">Acknowledgment </w:t>
      </w:r>
    </w:p>
    <w:p w14:paraId="304E222F" w14:textId="77777777" w:rsidR="00C466A5" w:rsidRPr="00572BD4" w:rsidRDefault="00C466A5" w:rsidP="00C466A5">
      <w:pPr>
        <w:pStyle w:val="BodyText"/>
        <w:jc w:val="both"/>
        <w:rPr>
          <w:sz w:val="24"/>
          <w:szCs w:val="24"/>
        </w:rPr>
      </w:pPr>
      <w:r w:rsidRPr="00572BD4">
        <w:rPr>
          <w:sz w:val="24"/>
          <w:szCs w:val="24"/>
        </w:rPr>
        <w:t>I would like to thank Dr Rubi Quinones for accepting the proposal for this project. She helped me a lot by giving regular feedback on the approaches and methods.</w:t>
      </w:r>
    </w:p>
    <w:p w14:paraId="0B85FF50" w14:textId="77777777" w:rsidR="00C466A5" w:rsidRDefault="00C466A5" w:rsidP="002433E5">
      <w:pPr>
        <w:pStyle w:val="papertitle"/>
        <w:spacing w:before="100" w:beforeAutospacing="1" w:after="100" w:afterAutospacing="1"/>
        <w:jc w:val="both"/>
        <w:rPr>
          <w:rFonts w:eastAsia="SimSun"/>
          <w:noProof w:val="0"/>
          <w:sz w:val="20"/>
          <w:szCs w:val="20"/>
        </w:rPr>
      </w:pPr>
    </w:p>
    <w:p w14:paraId="2EA04587" w14:textId="77777777" w:rsidR="00C466A5" w:rsidRDefault="00C466A5" w:rsidP="00503323">
      <w:pPr>
        <w:pStyle w:val="Heading5"/>
        <w:rPr>
          <w:rFonts w:ascii="Times New Roman" w:hAnsi="Times New Roman" w:cs="Times New Roman"/>
          <w:b/>
          <w:bCs/>
          <w:sz w:val="28"/>
          <w:szCs w:val="28"/>
        </w:rPr>
      </w:pPr>
      <w:r w:rsidRPr="00503323">
        <w:rPr>
          <w:rFonts w:ascii="Times New Roman" w:hAnsi="Times New Roman" w:cs="Times New Roman"/>
          <w:b/>
          <w:bCs/>
          <w:sz w:val="28"/>
          <w:szCs w:val="28"/>
        </w:rPr>
        <w:lastRenderedPageBreak/>
        <w:t>References</w:t>
      </w:r>
    </w:p>
    <w:p w14:paraId="13A6C9C2" w14:textId="77777777" w:rsidR="00503323" w:rsidRPr="00503323" w:rsidRDefault="00503323" w:rsidP="00503323"/>
    <w:p w14:paraId="54D1626D" w14:textId="77777777" w:rsidR="00503323" w:rsidRPr="00503323" w:rsidRDefault="00503323" w:rsidP="00503323">
      <w:pPr>
        <w:pStyle w:val="references"/>
        <w:spacing w:line="240" w:lineRule="auto"/>
        <w:rPr>
          <w:rFonts w:eastAsia="Times New Roman"/>
          <w:sz w:val="24"/>
          <w:szCs w:val="24"/>
        </w:rPr>
      </w:pPr>
      <w:r w:rsidRPr="00503323">
        <w:rPr>
          <w:sz w:val="24"/>
          <w:szCs w:val="24"/>
        </w:rPr>
        <w:t xml:space="preserve">Google Developers. "Comments." YouTube Data API, 23 Sept. 2023, </w:t>
      </w:r>
      <w:hyperlink r:id="rId33" w:tgtFrame="_new" w:history="1">
        <w:r w:rsidRPr="00503323">
          <w:rPr>
            <w:rStyle w:val="Hyperlink"/>
            <w:sz w:val="24"/>
            <w:szCs w:val="24"/>
            <w:bdr w:val="single" w:sz="2" w:space="0" w:color="D9D9E3" w:frame="1"/>
          </w:rPr>
          <w:t>https://developers.google.com/youtube/v3/docs/comments</w:t>
        </w:r>
      </w:hyperlink>
      <w:r w:rsidRPr="00503323">
        <w:rPr>
          <w:sz w:val="24"/>
          <w:szCs w:val="24"/>
        </w:rPr>
        <w:t>.</w:t>
      </w:r>
    </w:p>
    <w:p w14:paraId="7FB9C889" w14:textId="77777777" w:rsidR="00503323" w:rsidRPr="00503323" w:rsidRDefault="00503323" w:rsidP="00503323">
      <w:pPr>
        <w:pStyle w:val="references"/>
        <w:spacing w:line="240" w:lineRule="auto"/>
        <w:rPr>
          <w:sz w:val="24"/>
          <w:szCs w:val="24"/>
        </w:rPr>
      </w:pPr>
      <w:r w:rsidRPr="00503323">
        <w:rPr>
          <w:sz w:val="24"/>
          <w:szCs w:val="24"/>
        </w:rPr>
        <w:t xml:space="preserve">Google Developers. "Comment Threads." YouTube Data API, 4 Nov. 2022, </w:t>
      </w:r>
      <w:hyperlink r:id="rId34" w:tgtFrame="_new" w:history="1">
        <w:r w:rsidRPr="00503323">
          <w:rPr>
            <w:rStyle w:val="Hyperlink"/>
            <w:sz w:val="24"/>
            <w:szCs w:val="24"/>
            <w:bdr w:val="single" w:sz="2" w:space="0" w:color="D9D9E3" w:frame="1"/>
          </w:rPr>
          <w:t>https://developers.google.com/youtube/v3/docs/commentThreads</w:t>
        </w:r>
      </w:hyperlink>
      <w:r w:rsidRPr="00503323">
        <w:rPr>
          <w:sz w:val="24"/>
          <w:szCs w:val="24"/>
        </w:rPr>
        <w:t>.</w:t>
      </w:r>
    </w:p>
    <w:p w14:paraId="154F20EA" w14:textId="77777777" w:rsidR="00503323" w:rsidRPr="00503323" w:rsidRDefault="00503323" w:rsidP="00503323">
      <w:pPr>
        <w:pStyle w:val="references"/>
        <w:spacing w:line="240" w:lineRule="auto"/>
        <w:rPr>
          <w:sz w:val="24"/>
          <w:szCs w:val="24"/>
        </w:rPr>
      </w:pPr>
      <w:r w:rsidRPr="00503323">
        <w:rPr>
          <w:sz w:val="24"/>
          <w:szCs w:val="24"/>
        </w:rPr>
        <w:t xml:space="preserve">Wikipedia contributors. "Knuth–Morris–Pratt Algorithm." Wikipedia, </w:t>
      </w:r>
      <w:hyperlink r:id="rId35" w:tgtFrame="_new" w:history="1">
        <w:r w:rsidRPr="00503323">
          <w:rPr>
            <w:rStyle w:val="Hyperlink"/>
            <w:sz w:val="24"/>
            <w:szCs w:val="24"/>
            <w:bdr w:val="single" w:sz="2" w:space="0" w:color="D9D9E3" w:frame="1"/>
          </w:rPr>
          <w:t>https://en.wikipedia.org/wiki/Knuth%E2%80%93Morris%E2%80%93Pratt_algorithm</w:t>
        </w:r>
      </w:hyperlink>
      <w:r w:rsidRPr="00503323">
        <w:rPr>
          <w:sz w:val="24"/>
          <w:szCs w:val="24"/>
        </w:rPr>
        <w:t>.</w:t>
      </w:r>
    </w:p>
    <w:p w14:paraId="2F805ADC" w14:textId="70D08817" w:rsidR="00C466A5" w:rsidRPr="002433E5" w:rsidRDefault="00C466A5" w:rsidP="002433E5">
      <w:pPr>
        <w:pStyle w:val="references"/>
        <w:numPr>
          <w:ilvl w:val="0"/>
          <w:numId w:val="0"/>
        </w:numPr>
        <w:ind w:left="360" w:hanging="360"/>
        <w:jc w:val="left"/>
        <w:rPr>
          <w:rFonts w:eastAsia="SimSun"/>
          <w:b/>
          <w:noProof w:val="0"/>
          <w:color w:val="FF0000"/>
          <w:spacing w:val="-1"/>
          <w:sz w:val="20"/>
          <w:szCs w:val="20"/>
          <w:lang w:val="x-none" w:eastAsia="x-none"/>
        </w:rPr>
        <w:sectPr w:rsidR="00C466A5" w:rsidRPr="002433E5" w:rsidSect="001A3B3D">
          <w:footerReference w:type="first" r:id="rId36"/>
          <w:pgSz w:w="12240" w:h="15840" w:code="1"/>
          <w:pgMar w:top="1080" w:right="893" w:bottom="1440" w:left="893" w:header="720" w:footer="720" w:gutter="0"/>
          <w:cols w:space="720"/>
          <w:titlePg/>
          <w:docGrid w:linePitch="360"/>
        </w:sectPr>
      </w:pPr>
    </w:p>
    <w:p w14:paraId="2F687A57" w14:textId="77777777" w:rsidR="00C466A5" w:rsidRPr="0019568D" w:rsidRDefault="00C466A5" w:rsidP="002433E5">
      <w:pPr>
        <w:rPr>
          <w:b/>
          <w:bCs/>
          <w:sz w:val="28"/>
          <w:szCs w:val="28"/>
        </w:rPr>
      </w:pPr>
      <w:r w:rsidRPr="0019568D">
        <w:rPr>
          <w:b/>
          <w:bCs/>
          <w:sz w:val="28"/>
          <w:szCs w:val="28"/>
        </w:rPr>
        <w:lastRenderedPageBreak/>
        <w:t>APPENDIX</w:t>
      </w:r>
    </w:p>
    <w:p w14:paraId="0C02A65D" w14:textId="68A0416A" w:rsidR="00EC443F" w:rsidRDefault="00904E4B" w:rsidP="007025B6">
      <w:pPr>
        <w:pStyle w:val="Author"/>
        <w:spacing w:before="100" w:beforeAutospacing="1"/>
        <w:jc w:val="both"/>
      </w:pPr>
      <w:r>
        <w:t xml:space="preserve">Loved the entire course. Had feedom to come up with different projects such as this. Also the coding assignments helped me learn c++ among other things. Had support throghout the making of this project. </w:t>
      </w:r>
    </w:p>
    <w:sectPr w:rsidR="00EC443F" w:rsidSect="00C466A5">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Quinones, Rubi" w:date="2023-10-17T09:05:00Z" w:initials="QR">
    <w:p w14:paraId="1B332CC0" w14:textId="77777777" w:rsidR="007025B6" w:rsidRDefault="007025B6" w:rsidP="007025B6">
      <w:pPr>
        <w:jc w:val="left"/>
      </w:pPr>
      <w:r>
        <w:rPr>
          <w:rStyle w:val="CommentReference"/>
        </w:rPr>
        <w:annotationRef/>
      </w:r>
      <w:r>
        <w:rPr>
          <w:rFonts w:asciiTheme="minorHAnsi" w:eastAsiaTheme="minorHAnsi" w:hAnsiTheme="minorHAnsi" w:cstheme="minorBidi"/>
          <w:color w:val="000000"/>
        </w:rPr>
        <w:t xml:space="preserve">The source? </w:t>
      </w:r>
    </w:p>
  </w:comment>
  <w:comment w:id="5" w:author="Cheekireddy, Sreeja" w:date="2023-10-17T16:21:00Z" w:initials="SC">
    <w:p w14:paraId="1548772D" w14:textId="77777777" w:rsidR="007025B6" w:rsidRDefault="007025B6" w:rsidP="007025B6">
      <w:pPr>
        <w:pStyle w:val="CommentText"/>
      </w:pPr>
      <w:r>
        <w:rPr>
          <w:rStyle w:val="CommentReference"/>
        </w:rPr>
        <w:annotationRef/>
      </w:r>
      <w:r>
        <w:t>edited</w:t>
      </w:r>
    </w:p>
  </w:comment>
  <w:comment w:id="18" w:author="Quinones, Rubi" w:date="2023-10-17T09:31:00Z" w:initials="QR">
    <w:p w14:paraId="7D1DE669" w14:textId="77777777" w:rsidR="007025B6" w:rsidRDefault="007025B6" w:rsidP="007025B6">
      <w:pPr>
        <w:jc w:val="left"/>
      </w:pPr>
      <w:r>
        <w:rPr>
          <w:rStyle w:val="CommentReference"/>
        </w:rPr>
        <w:annotationRef/>
      </w:r>
      <w:r>
        <w:rPr>
          <w:rFonts w:asciiTheme="minorHAnsi" w:eastAsiaTheme="minorHAnsi" w:hAnsiTheme="minorHAnsi" w:cstheme="minorBidi"/>
          <w:color w:val="000000"/>
        </w:rPr>
        <w:t>This would probably need to have red boxes showing what each part is going to do. It’s a lot of code that it’s hard to parse at first glance</w:t>
      </w:r>
    </w:p>
  </w:comment>
  <w:comment w:id="19" w:author="Cheekireddy, Sreeja" w:date="2023-10-17T12:50:00Z" w:initials="SC">
    <w:p w14:paraId="7F1D4074" w14:textId="77777777" w:rsidR="007025B6" w:rsidRDefault="007025B6" w:rsidP="007025B6">
      <w:pPr>
        <w:pStyle w:val="CommentText"/>
      </w:pPr>
      <w:r>
        <w:rPr>
          <w:rStyle w:val="CommentReference"/>
        </w:rPr>
        <w:annotationRef/>
      </w:r>
      <w:r>
        <w:t>done</w:t>
      </w:r>
    </w:p>
  </w:comment>
  <w:comment w:id="20" w:author="Quinones, Rubi" w:date="2023-10-17T09:34:00Z" w:initials="QR">
    <w:p w14:paraId="0EEC1C02" w14:textId="77777777" w:rsidR="007025B6" w:rsidRDefault="007025B6" w:rsidP="007025B6">
      <w:pPr>
        <w:jc w:val="left"/>
      </w:pPr>
      <w:r>
        <w:rPr>
          <w:rStyle w:val="CommentReference"/>
        </w:rPr>
        <w:annotationRef/>
      </w:r>
      <w:r>
        <w:rPr>
          <w:rFonts w:asciiTheme="minorHAnsi" w:eastAsiaTheme="minorHAnsi" w:hAnsiTheme="minorHAnsi" w:cstheme="minorBidi"/>
          <w:color w:val="000000"/>
        </w:rPr>
        <w:t xml:space="preserve">I am unsure how you’re going to set up the code to resemble a divide and conquer. </w:t>
      </w:r>
    </w:p>
  </w:comment>
  <w:comment w:id="21" w:author="Cheekireddy, Sreeja" w:date="2023-10-17T16:24:00Z" w:initials="SC">
    <w:p w14:paraId="12FB4083" w14:textId="77777777" w:rsidR="007025B6" w:rsidRDefault="007025B6" w:rsidP="007025B6">
      <w:pPr>
        <w:pStyle w:val="CommentText"/>
      </w:pPr>
      <w:r>
        <w:rPr>
          <w:rStyle w:val="CommentReference"/>
        </w:rPr>
        <w:annotationRef/>
      </w:r>
      <w:r>
        <w:t>The created  Commentlist  can be searched using divide an conquer. Now added a point on that.</w:t>
      </w:r>
    </w:p>
  </w:comment>
  <w:comment w:id="22" w:author="Quinones, Rubi" w:date="2023-10-17T09:34:00Z" w:initials="QR">
    <w:p w14:paraId="663038B3" w14:textId="77777777" w:rsidR="007025B6" w:rsidRDefault="007025B6" w:rsidP="007025B6">
      <w:pPr>
        <w:jc w:val="left"/>
      </w:pPr>
      <w:r>
        <w:rPr>
          <w:rStyle w:val="CommentReference"/>
        </w:rPr>
        <w:annotationRef/>
      </w:r>
      <w:r>
        <w:rPr>
          <w:rFonts w:asciiTheme="minorHAnsi" w:eastAsiaTheme="minorHAnsi" w:hAnsiTheme="minorHAnsi" w:cstheme="minorBidi"/>
          <w:color w:val="000000"/>
        </w:rPr>
        <w:t>Same with this, what part is it going to be a greedy approach?</w:t>
      </w:r>
    </w:p>
  </w:comment>
  <w:comment w:id="23" w:author="Cheekireddy, Sreeja" w:date="2023-10-17T16:28:00Z" w:initials="SC">
    <w:p w14:paraId="62FC1E0A" w14:textId="77777777" w:rsidR="007025B6" w:rsidRDefault="007025B6" w:rsidP="007025B6">
      <w:pPr>
        <w:pStyle w:val="CommentText"/>
      </w:pPr>
      <w:r>
        <w:rPr>
          <w:rStyle w:val="CommentReference"/>
        </w:rPr>
        <w:annotationRef/>
      </w:r>
      <w:r>
        <w:t>The Replies of certain comments are only searched first.  Even If they contain wrong answers, the algorithm does not change the decision. This part of searching only certain replies is greedy strategy. Edited the paragraph to add this point</w:t>
      </w:r>
      <w:r>
        <w:br/>
      </w:r>
    </w:p>
  </w:comment>
  <w:comment w:id="24" w:author="Quinones, Rubi" w:date="2023-10-17T09:35:00Z" w:initials="QR">
    <w:p w14:paraId="7D195EDD" w14:textId="77777777" w:rsidR="007025B6" w:rsidRDefault="007025B6" w:rsidP="007025B6">
      <w:pPr>
        <w:jc w:val="left"/>
      </w:pPr>
      <w:r>
        <w:rPr>
          <w:rStyle w:val="CommentReference"/>
        </w:rPr>
        <w:annotationRef/>
      </w:r>
      <w:r>
        <w:rPr>
          <w:rFonts w:asciiTheme="minorHAnsi" w:eastAsiaTheme="minorHAnsi" w:hAnsiTheme="minorHAnsi" w:cstheme="minorBidi"/>
        </w:rPr>
        <w:t xml:space="preserve">So this is your third one, but I think all 3 need to be an advanced algorithm? </w:t>
      </w:r>
    </w:p>
  </w:comment>
  <w:comment w:id="25" w:author="Cheekireddy, Sreeja" w:date="2023-10-17T13:08:00Z" w:initials="SC">
    <w:p w14:paraId="51594071" w14:textId="77777777" w:rsidR="007025B6" w:rsidRDefault="007025B6" w:rsidP="007025B6">
      <w:pPr>
        <w:pStyle w:val="CommentText"/>
      </w:pPr>
      <w:r>
        <w:rPr>
          <w:rStyle w:val="CommentReference"/>
        </w:rPr>
        <w:annotationRef/>
      </w:r>
      <w:r>
        <w:t>Yes, This is the third one we discussed in the proposal. I can also try an advanced string searching algorithm "</w:t>
      </w:r>
      <w:hyperlink r:id="rId1" w:history="1">
        <w:r w:rsidRPr="00B70521">
          <w:rPr>
            <w:rStyle w:val="Hyperlink"/>
          </w:rPr>
          <w:t>Knuth–Morris–Pratt algorithm".</w:t>
        </w:r>
      </w:hyperlink>
      <w:r>
        <w:rPr>
          <w:color w:val="0000FF"/>
          <w:u w:val="single"/>
        </w:rPr>
        <w:br/>
      </w:r>
      <w:r>
        <w:t>I believe this can be treated as the fourth one, and it can be interesting to see how it performs with the rest of the algorithms.</w:t>
      </w:r>
    </w:p>
  </w:comment>
  <w:comment w:id="26" w:author="Quinones, Rubi" w:date="2023-10-17T09:35:00Z" w:initials="QR">
    <w:p w14:paraId="680A0823" w14:textId="77777777" w:rsidR="007025B6" w:rsidRDefault="007025B6" w:rsidP="007025B6">
      <w:pPr>
        <w:jc w:val="left"/>
      </w:pPr>
      <w:r>
        <w:rPr>
          <w:rStyle w:val="CommentReference"/>
        </w:rPr>
        <w:annotationRef/>
      </w:r>
      <w:r>
        <w:rPr>
          <w:rFonts w:asciiTheme="minorHAnsi" w:eastAsiaTheme="minorHAnsi" w:hAnsiTheme="minorHAnsi" w:cstheme="minorBidi"/>
        </w:rPr>
        <w:t xml:space="preserve">So this is your third one, but I think all 3 need to be an advanced algorithm? </w:t>
      </w:r>
    </w:p>
  </w:comment>
  <w:comment w:id="27" w:author="Cheekireddy, Sreeja" w:date="2023-10-17T13:08:00Z" w:initials="SC">
    <w:p w14:paraId="63E725CB" w14:textId="77777777" w:rsidR="007025B6" w:rsidRDefault="007025B6" w:rsidP="007025B6">
      <w:pPr>
        <w:pStyle w:val="CommentText"/>
      </w:pPr>
      <w:r>
        <w:rPr>
          <w:rStyle w:val="CommentReference"/>
        </w:rPr>
        <w:annotationRef/>
      </w:r>
      <w:r>
        <w:t>Yes, This is the third one we discussed in the proposal. I can also try an advanced string searching algorithm "</w:t>
      </w:r>
      <w:hyperlink r:id="rId2" w:history="1">
        <w:r w:rsidRPr="00B70521">
          <w:rPr>
            <w:rStyle w:val="Hyperlink"/>
          </w:rPr>
          <w:t>Knuth–Morris–Pratt algorithm".</w:t>
        </w:r>
      </w:hyperlink>
      <w:r>
        <w:rPr>
          <w:color w:val="0000FF"/>
          <w:u w:val="single"/>
        </w:rPr>
        <w:br/>
      </w:r>
      <w:r>
        <w:t>I believe this can be treated as the fourth one, and it can be interesting to see how it performs with the rest of the algorithms.</w:t>
      </w:r>
    </w:p>
  </w:comment>
  <w:comment w:id="28" w:author="Quinones, Rubi" w:date="2023-10-17T09:35:00Z" w:initials="QR">
    <w:p w14:paraId="54ED84E4" w14:textId="77777777" w:rsidR="007715B6" w:rsidRDefault="007715B6" w:rsidP="007715B6">
      <w:pPr>
        <w:jc w:val="left"/>
      </w:pPr>
      <w:r>
        <w:rPr>
          <w:rStyle w:val="CommentReference"/>
        </w:rPr>
        <w:annotationRef/>
      </w:r>
      <w:r>
        <w:rPr>
          <w:rFonts w:asciiTheme="minorHAnsi" w:eastAsiaTheme="minorHAnsi" w:hAnsiTheme="minorHAnsi" w:cstheme="minorBidi"/>
          <w:color w:val="000000"/>
        </w:rPr>
        <w:t>Excellent. Hopefully your results hold true to the expectations of greedy and divide and conquer</w:t>
      </w:r>
    </w:p>
  </w:comment>
  <w:comment w:id="29" w:author="Cheekireddy, Sreeja" w:date="2023-10-17T13:16:00Z" w:initials="SC">
    <w:p w14:paraId="37100302" w14:textId="77777777" w:rsidR="007715B6" w:rsidRDefault="007715B6" w:rsidP="007715B6">
      <w:pPr>
        <w:pStyle w:val="CommentText"/>
      </w:pPr>
      <w:r>
        <w:rPr>
          <w:rStyle w:val="CommentReference"/>
        </w:rPr>
        <w:annotationRef/>
      </w:r>
      <w:r>
        <w:t>Thank you</w:t>
      </w:r>
    </w:p>
  </w:comment>
  <w:comment w:id="30" w:author="Quinones, Rubi" w:date="2023-10-17T09:36:00Z" w:initials="QR">
    <w:p w14:paraId="47004CA3" w14:textId="77777777" w:rsidR="00E96FAF" w:rsidRDefault="00E96FAF" w:rsidP="00E96FAF">
      <w:pPr>
        <w:jc w:val="left"/>
      </w:pPr>
      <w:r>
        <w:rPr>
          <w:rStyle w:val="CommentReference"/>
        </w:rPr>
        <w:annotationRef/>
      </w:r>
      <w:r>
        <w:rPr>
          <w:rFonts w:asciiTheme="minorHAnsi" w:eastAsiaTheme="minorHAnsi" w:hAnsiTheme="minorHAnsi" w:cstheme="minorBidi"/>
          <w:color w:val="000000"/>
        </w:rPr>
        <w:t xml:space="preserve">Where is the Gaant chart? </w:t>
      </w:r>
    </w:p>
  </w:comment>
  <w:comment w:id="31" w:author="Cheekireddy, Sreeja" w:date="2023-10-17T16:34:00Z" w:initials="SC">
    <w:p w14:paraId="7188DE08" w14:textId="77777777" w:rsidR="00E96FAF" w:rsidRDefault="00E96FAF" w:rsidP="00E96FAF">
      <w:pPr>
        <w:pStyle w:val="CommentText"/>
      </w:pPr>
      <w:r>
        <w:rPr>
          <w:rStyle w:val="CommentReference"/>
        </w:rPr>
        <w:annotationRef/>
      </w:r>
      <w: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332CC0" w15:done="1"/>
  <w15:commentEx w15:paraId="1548772D" w15:paraIdParent="1B332CC0" w15:done="1"/>
  <w15:commentEx w15:paraId="7D1DE669" w15:done="1"/>
  <w15:commentEx w15:paraId="7F1D4074" w15:paraIdParent="7D1DE669" w15:done="1"/>
  <w15:commentEx w15:paraId="0EEC1C02" w15:done="1"/>
  <w15:commentEx w15:paraId="12FB4083" w15:paraIdParent="0EEC1C02" w15:done="1"/>
  <w15:commentEx w15:paraId="663038B3" w15:done="1"/>
  <w15:commentEx w15:paraId="62FC1E0A" w15:paraIdParent="663038B3" w15:done="1"/>
  <w15:commentEx w15:paraId="7D195EDD" w15:done="1"/>
  <w15:commentEx w15:paraId="51594071" w15:paraIdParent="7D195EDD" w15:done="1"/>
  <w15:commentEx w15:paraId="680A0823" w15:done="1"/>
  <w15:commentEx w15:paraId="63E725CB" w15:paraIdParent="680A0823" w15:done="1"/>
  <w15:commentEx w15:paraId="54ED84E4" w15:done="1"/>
  <w15:commentEx w15:paraId="37100302" w15:paraIdParent="54ED84E4" w15:done="1"/>
  <w15:commentEx w15:paraId="47004CA3" w15:done="1"/>
  <w15:commentEx w15:paraId="7188DE08" w15:paraIdParent="47004CA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3C98285" w16cex:dateUtc="2023-10-17T14:05:00Z"/>
  <w16cex:commentExtensible w16cex:durableId="520B8306" w16cex:dateUtc="2023-10-17T21:21:00Z"/>
  <w16cex:commentExtensible w16cex:durableId="73950439" w16cex:dateUtc="2023-10-17T14:31:00Z"/>
  <w16cex:commentExtensible w16cex:durableId="44564D33" w16cex:dateUtc="2023-10-17T17:50:00Z"/>
  <w16cex:commentExtensible w16cex:durableId="1E121120" w16cex:dateUtc="2023-10-17T14:34:00Z"/>
  <w16cex:commentExtensible w16cex:durableId="0507AD3A" w16cex:dateUtc="2023-10-17T21:24:00Z"/>
  <w16cex:commentExtensible w16cex:durableId="28C3E605" w16cex:dateUtc="2023-10-17T14:34:00Z"/>
  <w16cex:commentExtensible w16cex:durableId="1A992E91" w16cex:dateUtc="2023-10-17T21:28:00Z"/>
  <w16cex:commentExtensible w16cex:durableId="00CCA857" w16cex:dateUtc="2023-10-17T14:35:00Z"/>
  <w16cex:commentExtensible w16cex:durableId="299B07AE" w16cex:dateUtc="2023-10-17T18:08:00Z"/>
  <w16cex:commentExtensible w16cex:durableId="1A6240D9" w16cex:dateUtc="2023-10-17T14:35:00Z"/>
  <w16cex:commentExtensible w16cex:durableId="79DFBA27" w16cex:dateUtc="2023-10-17T18:08:00Z"/>
  <w16cex:commentExtensible w16cex:durableId="45157144" w16cex:dateUtc="2023-10-17T14:35:00Z"/>
  <w16cex:commentExtensible w16cex:durableId="59EB7958" w16cex:dateUtc="2023-10-17T18:16:00Z"/>
  <w16cex:commentExtensible w16cex:durableId="3648604E" w16cex:dateUtc="2023-10-17T14:36:00Z"/>
  <w16cex:commentExtensible w16cex:durableId="0B412597" w16cex:dateUtc="2023-10-17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32CC0" w16cid:durableId="53C98285"/>
  <w16cid:commentId w16cid:paraId="1548772D" w16cid:durableId="520B8306"/>
  <w16cid:commentId w16cid:paraId="7D1DE669" w16cid:durableId="73950439"/>
  <w16cid:commentId w16cid:paraId="7F1D4074" w16cid:durableId="44564D33"/>
  <w16cid:commentId w16cid:paraId="0EEC1C02" w16cid:durableId="1E121120"/>
  <w16cid:commentId w16cid:paraId="12FB4083" w16cid:durableId="0507AD3A"/>
  <w16cid:commentId w16cid:paraId="663038B3" w16cid:durableId="28C3E605"/>
  <w16cid:commentId w16cid:paraId="62FC1E0A" w16cid:durableId="1A992E91"/>
  <w16cid:commentId w16cid:paraId="7D195EDD" w16cid:durableId="00CCA857"/>
  <w16cid:commentId w16cid:paraId="51594071" w16cid:durableId="299B07AE"/>
  <w16cid:commentId w16cid:paraId="680A0823" w16cid:durableId="1A6240D9"/>
  <w16cid:commentId w16cid:paraId="63E725CB" w16cid:durableId="79DFBA27"/>
  <w16cid:commentId w16cid:paraId="54ED84E4" w16cid:durableId="45157144"/>
  <w16cid:commentId w16cid:paraId="37100302" w16cid:durableId="59EB7958"/>
  <w16cid:commentId w16cid:paraId="47004CA3" w16cid:durableId="3648604E"/>
  <w16cid:commentId w16cid:paraId="7188DE08" w16cid:durableId="0B4125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E0BD7" w14:textId="77777777" w:rsidR="00EA7473" w:rsidRDefault="00EA7473">
      <w:r>
        <w:separator/>
      </w:r>
    </w:p>
  </w:endnote>
  <w:endnote w:type="continuationSeparator" w:id="0">
    <w:p w14:paraId="51139297" w14:textId="77777777" w:rsidR="00EA7473" w:rsidRDefault="00EA7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64C96" w14:textId="77777777" w:rsidR="0093388D"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EB4D" w14:textId="77777777" w:rsidR="00EA7473" w:rsidRDefault="00EA7473">
      <w:r>
        <w:separator/>
      </w:r>
    </w:p>
  </w:footnote>
  <w:footnote w:type="continuationSeparator" w:id="0">
    <w:p w14:paraId="4839F5AF" w14:textId="77777777" w:rsidR="00EA7473" w:rsidRDefault="00EA74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684A"/>
    <w:multiLevelType w:val="multilevel"/>
    <w:tmpl w:val="4620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45FAD"/>
    <w:multiLevelType w:val="hybridMultilevel"/>
    <w:tmpl w:val="977A952E"/>
    <w:lvl w:ilvl="0" w:tplc="ACC0EF72">
      <w:start w:val="1"/>
      <w:numFmt w:val="bullet"/>
      <w:lvlText w:val="•"/>
      <w:lvlJc w:val="left"/>
      <w:pPr>
        <w:tabs>
          <w:tab w:val="num" w:pos="720"/>
        </w:tabs>
        <w:ind w:left="720" w:hanging="360"/>
      </w:pPr>
      <w:rPr>
        <w:rFonts w:ascii="Times New Roman" w:hAnsi="Times New Roman" w:hint="default"/>
      </w:rPr>
    </w:lvl>
    <w:lvl w:ilvl="1" w:tplc="9FB6B5C0" w:tentative="1">
      <w:start w:val="1"/>
      <w:numFmt w:val="bullet"/>
      <w:lvlText w:val="•"/>
      <w:lvlJc w:val="left"/>
      <w:pPr>
        <w:tabs>
          <w:tab w:val="num" w:pos="1440"/>
        </w:tabs>
        <w:ind w:left="1440" w:hanging="360"/>
      </w:pPr>
      <w:rPr>
        <w:rFonts w:ascii="Times New Roman" w:hAnsi="Times New Roman" w:hint="default"/>
      </w:rPr>
    </w:lvl>
    <w:lvl w:ilvl="2" w:tplc="3C5C13E8" w:tentative="1">
      <w:start w:val="1"/>
      <w:numFmt w:val="bullet"/>
      <w:lvlText w:val="•"/>
      <w:lvlJc w:val="left"/>
      <w:pPr>
        <w:tabs>
          <w:tab w:val="num" w:pos="2160"/>
        </w:tabs>
        <w:ind w:left="2160" w:hanging="360"/>
      </w:pPr>
      <w:rPr>
        <w:rFonts w:ascii="Times New Roman" w:hAnsi="Times New Roman" w:hint="default"/>
      </w:rPr>
    </w:lvl>
    <w:lvl w:ilvl="3" w:tplc="127A4E5E" w:tentative="1">
      <w:start w:val="1"/>
      <w:numFmt w:val="bullet"/>
      <w:lvlText w:val="•"/>
      <w:lvlJc w:val="left"/>
      <w:pPr>
        <w:tabs>
          <w:tab w:val="num" w:pos="2880"/>
        </w:tabs>
        <w:ind w:left="2880" w:hanging="360"/>
      </w:pPr>
      <w:rPr>
        <w:rFonts w:ascii="Times New Roman" w:hAnsi="Times New Roman" w:hint="default"/>
      </w:rPr>
    </w:lvl>
    <w:lvl w:ilvl="4" w:tplc="02E66F86" w:tentative="1">
      <w:start w:val="1"/>
      <w:numFmt w:val="bullet"/>
      <w:lvlText w:val="•"/>
      <w:lvlJc w:val="left"/>
      <w:pPr>
        <w:tabs>
          <w:tab w:val="num" w:pos="3600"/>
        </w:tabs>
        <w:ind w:left="3600" w:hanging="360"/>
      </w:pPr>
      <w:rPr>
        <w:rFonts w:ascii="Times New Roman" w:hAnsi="Times New Roman" w:hint="default"/>
      </w:rPr>
    </w:lvl>
    <w:lvl w:ilvl="5" w:tplc="FF6A3586" w:tentative="1">
      <w:start w:val="1"/>
      <w:numFmt w:val="bullet"/>
      <w:lvlText w:val="•"/>
      <w:lvlJc w:val="left"/>
      <w:pPr>
        <w:tabs>
          <w:tab w:val="num" w:pos="4320"/>
        </w:tabs>
        <w:ind w:left="4320" w:hanging="360"/>
      </w:pPr>
      <w:rPr>
        <w:rFonts w:ascii="Times New Roman" w:hAnsi="Times New Roman" w:hint="default"/>
      </w:rPr>
    </w:lvl>
    <w:lvl w:ilvl="6" w:tplc="DA884122" w:tentative="1">
      <w:start w:val="1"/>
      <w:numFmt w:val="bullet"/>
      <w:lvlText w:val="•"/>
      <w:lvlJc w:val="left"/>
      <w:pPr>
        <w:tabs>
          <w:tab w:val="num" w:pos="5040"/>
        </w:tabs>
        <w:ind w:left="5040" w:hanging="360"/>
      </w:pPr>
      <w:rPr>
        <w:rFonts w:ascii="Times New Roman" w:hAnsi="Times New Roman" w:hint="default"/>
      </w:rPr>
    </w:lvl>
    <w:lvl w:ilvl="7" w:tplc="2FA88A60" w:tentative="1">
      <w:start w:val="1"/>
      <w:numFmt w:val="bullet"/>
      <w:lvlText w:val="•"/>
      <w:lvlJc w:val="left"/>
      <w:pPr>
        <w:tabs>
          <w:tab w:val="num" w:pos="5760"/>
        </w:tabs>
        <w:ind w:left="5760" w:hanging="360"/>
      </w:pPr>
      <w:rPr>
        <w:rFonts w:ascii="Times New Roman" w:hAnsi="Times New Roman" w:hint="default"/>
      </w:rPr>
    </w:lvl>
    <w:lvl w:ilvl="8" w:tplc="F2148E2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D61723"/>
    <w:multiLevelType w:val="hybridMultilevel"/>
    <w:tmpl w:val="8D045D52"/>
    <w:lvl w:ilvl="0" w:tplc="8AE275CE">
      <w:start w:val="1"/>
      <w:numFmt w:val="bullet"/>
      <w:lvlText w:val="•"/>
      <w:lvlJc w:val="left"/>
      <w:pPr>
        <w:tabs>
          <w:tab w:val="num" w:pos="720"/>
        </w:tabs>
        <w:ind w:left="720" w:hanging="360"/>
      </w:pPr>
      <w:rPr>
        <w:rFonts w:ascii="Arial" w:hAnsi="Arial" w:hint="default"/>
      </w:rPr>
    </w:lvl>
    <w:lvl w:ilvl="1" w:tplc="E860285C" w:tentative="1">
      <w:start w:val="1"/>
      <w:numFmt w:val="bullet"/>
      <w:lvlText w:val="•"/>
      <w:lvlJc w:val="left"/>
      <w:pPr>
        <w:tabs>
          <w:tab w:val="num" w:pos="1440"/>
        </w:tabs>
        <w:ind w:left="1440" w:hanging="360"/>
      </w:pPr>
      <w:rPr>
        <w:rFonts w:ascii="Arial" w:hAnsi="Arial" w:hint="default"/>
      </w:rPr>
    </w:lvl>
    <w:lvl w:ilvl="2" w:tplc="A8786F9C" w:tentative="1">
      <w:start w:val="1"/>
      <w:numFmt w:val="bullet"/>
      <w:lvlText w:val="•"/>
      <w:lvlJc w:val="left"/>
      <w:pPr>
        <w:tabs>
          <w:tab w:val="num" w:pos="2160"/>
        </w:tabs>
        <w:ind w:left="2160" w:hanging="360"/>
      </w:pPr>
      <w:rPr>
        <w:rFonts w:ascii="Arial" w:hAnsi="Arial" w:hint="default"/>
      </w:rPr>
    </w:lvl>
    <w:lvl w:ilvl="3" w:tplc="19EE33C4" w:tentative="1">
      <w:start w:val="1"/>
      <w:numFmt w:val="bullet"/>
      <w:lvlText w:val="•"/>
      <w:lvlJc w:val="left"/>
      <w:pPr>
        <w:tabs>
          <w:tab w:val="num" w:pos="2880"/>
        </w:tabs>
        <w:ind w:left="2880" w:hanging="360"/>
      </w:pPr>
      <w:rPr>
        <w:rFonts w:ascii="Arial" w:hAnsi="Arial" w:hint="default"/>
      </w:rPr>
    </w:lvl>
    <w:lvl w:ilvl="4" w:tplc="5058D18C" w:tentative="1">
      <w:start w:val="1"/>
      <w:numFmt w:val="bullet"/>
      <w:lvlText w:val="•"/>
      <w:lvlJc w:val="left"/>
      <w:pPr>
        <w:tabs>
          <w:tab w:val="num" w:pos="3600"/>
        </w:tabs>
        <w:ind w:left="3600" w:hanging="360"/>
      </w:pPr>
      <w:rPr>
        <w:rFonts w:ascii="Arial" w:hAnsi="Arial" w:hint="default"/>
      </w:rPr>
    </w:lvl>
    <w:lvl w:ilvl="5" w:tplc="66DA48F8" w:tentative="1">
      <w:start w:val="1"/>
      <w:numFmt w:val="bullet"/>
      <w:lvlText w:val="•"/>
      <w:lvlJc w:val="left"/>
      <w:pPr>
        <w:tabs>
          <w:tab w:val="num" w:pos="4320"/>
        </w:tabs>
        <w:ind w:left="4320" w:hanging="360"/>
      </w:pPr>
      <w:rPr>
        <w:rFonts w:ascii="Arial" w:hAnsi="Arial" w:hint="default"/>
      </w:rPr>
    </w:lvl>
    <w:lvl w:ilvl="6" w:tplc="D974DB5E" w:tentative="1">
      <w:start w:val="1"/>
      <w:numFmt w:val="bullet"/>
      <w:lvlText w:val="•"/>
      <w:lvlJc w:val="left"/>
      <w:pPr>
        <w:tabs>
          <w:tab w:val="num" w:pos="5040"/>
        </w:tabs>
        <w:ind w:left="5040" w:hanging="360"/>
      </w:pPr>
      <w:rPr>
        <w:rFonts w:ascii="Arial" w:hAnsi="Arial" w:hint="default"/>
      </w:rPr>
    </w:lvl>
    <w:lvl w:ilvl="7" w:tplc="65F62366" w:tentative="1">
      <w:start w:val="1"/>
      <w:numFmt w:val="bullet"/>
      <w:lvlText w:val="•"/>
      <w:lvlJc w:val="left"/>
      <w:pPr>
        <w:tabs>
          <w:tab w:val="num" w:pos="5760"/>
        </w:tabs>
        <w:ind w:left="5760" w:hanging="360"/>
      </w:pPr>
      <w:rPr>
        <w:rFonts w:ascii="Arial" w:hAnsi="Arial" w:hint="default"/>
      </w:rPr>
    </w:lvl>
    <w:lvl w:ilvl="8" w:tplc="7D8E54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F8158C"/>
    <w:multiLevelType w:val="hybridMultilevel"/>
    <w:tmpl w:val="206C4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6280D68"/>
    <w:multiLevelType w:val="hybridMultilevel"/>
    <w:tmpl w:val="127C72D6"/>
    <w:lvl w:ilvl="0" w:tplc="F2680C70">
      <w:start w:val="1"/>
      <w:numFmt w:val="bullet"/>
      <w:lvlText w:val="•"/>
      <w:lvlJc w:val="left"/>
      <w:pPr>
        <w:tabs>
          <w:tab w:val="num" w:pos="720"/>
        </w:tabs>
        <w:ind w:left="720" w:hanging="360"/>
      </w:pPr>
      <w:rPr>
        <w:rFonts w:ascii="Times New Roman" w:hAnsi="Times New Roman" w:hint="default"/>
      </w:rPr>
    </w:lvl>
    <w:lvl w:ilvl="1" w:tplc="7AA80912" w:tentative="1">
      <w:start w:val="1"/>
      <w:numFmt w:val="bullet"/>
      <w:lvlText w:val="•"/>
      <w:lvlJc w:val="left"/>
      <w:pPr>
        <w:tabs>
          <w:tab w:val="num" w:pos="1440"/>
        </w:tabs>
        <w:ind w:left="1440" w:hanging="360"/>
      </w:pPr>
      <w:rPr>
        <w:rFonts w:ascii="Times New Roman" w:hAnsi="Times New Roman" w:hint="default"/>
      </w:rPr>
    </w:lvl>
    <w:lvl w:ilvl="2" w:tplc="4B8A4768" w:tentative="1">
      <w:start w:val="1"/>
      <w:numFmt w:val="bullet"/>
      <w:lvlText w:val="•"/>
      <w:lvlJc w:val="left"/>
      <w:pPr>
        <w:tabs>
          <w:tab w:val="num" w:pos="2160"/>
        </w:tabs>
        <w:ind w:left="2160" w:hanging="360"/>
      </w:pPr>
      <w:rPr>
        <w:rFonts w:ascii="Times New Roman" w:hAnsi="Times New Roman" w:hint="default"/>
      </w:rPr>
    </w:lvl>
    <w:lvl w:ilvl="3" w:tplc="F0407990" w:tentative="1">
      <w:start w:val="1"/>
      <w:numFmt w:val="bullet"/>
      <w:lvlText w:val="•"/>
      <w:lvlJc w:val="left"/>
      <w:pPr>
        <w:tabs>
          <w:tab w:val="num" w:pos="2880"/>
        </w:tabs>
        <w:ind w:left="2880" w:hanging="360"/>
      </w:pPr>
      <w:rPr>
        <w:rFonts w:ascii="Times New Roman" w:hAnsi="Times New Roman" w:hint="default"/>
      </w:rPr>
    </w:lvl>
    <w:lvl w:ilvl="4" w:tplc="F1E8D452" w:tentative="1">
      <w:start w:val="1"/>
      <w:numFmt w:val="bullet"/>
      <w:lvlText w:val="•"/>
      <w:lvlJc w:val="left"/>
      <w:pPr>
        <w:tabs>
          <w:tab w:val="num" w:pos="3600"/>
        </w:tabs>
        <w:ind w:left="3600" w:hanging="360"/>
      </w:pPr>
      <w:rPr>
        <w:rFonts w:ascii="Times New Roman" w:hAnsi="Times New Roman" w:hint="default"/>
      </w:rPr>
    </w:lvl>
    <w:lvl w:ilvl="5" w:tplc="0C020AE8" w:tentative="1">
      <w:start w:val="1"/>
      <w:numFmt w:val="bullet"/>
      <w:lvlText w:val="•"/>
      <w:lvlJc w:val="left"/>
      <w:pPr>
        <w:tabs>
          <w:tab w:val="num" w:pos="4320"/>
        </w:tabs>
        <w:ind w:left="4320" w:hanging="360"/>
      </w:pPr>
      <w:rPr>
        <w:rFonts w:ascii="Times New Roman" w:hAnsi="Times New Roman" w:hint="default"/>
      </w:rPr>
    </w:lvl>
    <w:lvl w:ilvl="6" w:tplc="A46C6BBE" w:tentative="1">
      <w:start w:val="1"/>
      <w:numFmt w:val="bullet"/>
      <w:lvlText w:val="•"/>
      <w:lvlJc w:val="left"/>
      <w:pPr>
        <w:tabs>
          <w:tab w:val="num" w:pos="5040"/>
        </w:tabs>
        <w:ind w:left="5040" w:hanging="360"/>
      </w:pPr>
      <w:rPr>
        <w:rFonts w:ascii="Times New Roman" w:hAnsi="Times New Roman" w:hint="default"/>
      </w:rPr>
    </w:lvl>
    <w:lvl w:ilvl="7" w:tplc="ED3E294A" w:tentative="1">
      <w:start w:val="1"/>
      <w:numFmt w:val="bullet"/>
      <w:lvlText w:val="•"/>
      <w:lvlJc w:val="left"/>
      <w:pPr>
        <w:tabs>
          <w:tab w:val="num" w:pos="5760"/>
        </w:tabs>
        <w:ind w:left="5760" w:hanging="360"/>
      </w:pPr>
      <w:rPr>
        <w:rFonts w:ascii="Times New Roman" w:hAnsi="Times New Roman" w:hint="default"/>
      </w:rPr>
    </w:lvl>
    <w:lvl w:ilvl="8" w:tplc="4FC00E0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2E61102"/>
    <w:multiLevelType w:val="hybridMultilevel"/>
    <w:tmpl w:val="7F5A4576"/>
    <w:lvl w:ilvl="0" w:tplc="36D25FCA">
      <w:start w:val="1"/>
      <w:numFmt w:val="bullet"/>
      <w:lvlText w:val="•"/>
      <w:lvlJc w:val="left"/>
      <w:pPr>
        <w:tabs>
          <w:tab w:val="num" w:pos="720"/>
        </w:tabs>
        <w:ind w:left="720" w:hanging="360"/>
      </w:pPr>
      <w:rPr>
        <w:rFonts w:ascii="Times New Roman" w:hAnsi="Times New Roman" w:hint="default"/>
      </w:rPr>
    </w:lvl>
    <w:lvl w:ilvl="1" w:tplc="50228EC2" w:tentative="1">
      <w:start w:val="1"/>
      <w:numFmt w:val="bullet"/>
      <w:lvlText w:val="•"/>
      <w:lvlJc w:val="left"/>
      <w:pPr>
        <w:tabs>
          <w:tab w:val="num" w:pos="1440"/>
        </w:tabs>
        <w:ind w:left="1440" w:hanging="360"/>
      </w:pPr>
      <w:rPr>
        <w:rFonts w:ascii="Times New Roman" w:hAnsi="Times New Roman" w:hint="default"/>
      </w:rPr>
    </w:lvl>
    <w:lvl w:ilvl="2" w:tplc="4052FFF2" w:tentative="1">
      <w:start w:val="1"/>
      <w:numFmt w:val="bullet"/>
      <w:lvlText w:val="•"/>
      <w:lvlJc w:val="left"/>
      <w:pPr>
        <w:tabs>
          <w:tab w:val="num" w:pos="2160"/>
        </w:tabs>
        <w:ind w:left="2160" w:hanging="360"/>
      </w:pPr>
      <w:rPr>
        <w:rFonts w:ascii="Times New Roman" w:hAnsi="Times New Roman" w:hint="default"/>
      </w:rPr>
    </w:lvl>
    <w:lvl w:ilvl="3" w:tplc="72E42A78" w:tentative="1">
      <w:start w:val="1"/>
      <w:numFmt w:val="bullet"/>
      <w:lvlText w:val="•"/>
      <w:lvlJc w:val="left"/>
      <w:pPr>
        <w:tabs>
          <w:tab w:val="num" w:pos="2880"/>
        </w:tabs>
        <w:ind w:left="2880" w:hanging="360"/>
      </w:pPr>
      <w:rPr>
        <w:rFonts w:ascii="Times New Roman" w:hAnsi="Times New Roman" w:hint="default"/>
      </w:rPr>
    </w:lvl>
    <w:lvl w:ilvl="4" w:tplc="BC78DFD0" w:tentative="1">
      <w:start w:val="1"/>
      <w:numFmt w:val="bullet"/>
      <w:lvlText w:val="•"/>
      <w:lvlJc w:val="left"/>
      <w:pPr>
        <w:tabs>
          <w:tab w:val="num" w:pos="3600"/>
        </w:tabs>
        <w:ind w:left="3600" w:hanging="360"/>
      </w:pPr>
      <w:rPr>
        <w:rFonts w:ascii="Times New Roman" w:hAnsi="Times New Roman" w:hint="default"/>
      </w:rPr>
    </w:lvl>
    <w:lvl w:ilvl="5" w:tplc="A87E97B0" w:tentative="1">
      <w:start w:val="1"/>
      <w:numFmt w:val="bullet"/>
      <w:lvlText w:val="•"/>
      <w:lvlJc w:val="left"/>
      <w:pPr>
        <w:tabs>
          <w:tab w:val="num" w:pos="4320"/>
        </w:tabs>
        <w:ind w:left="4320" w:hanging="360"/>
      </w:pPr>
      <w:rPr>
        <w:rFonts w:ascii="Times New Roman" w:hAnsi="Times New Roman" w:hint="default"/>
      </w:rPr>
    </w:lvl>
    <w:lvl w:ilvl="6" w:tplc="A6D4BF26" w:tentative="1">
      <w:start w:val="1"/>
      <w:numFmt w:val="bullet"/>
      <w:lvlText w:val="•"/>
      <w:lvlJc w:val="left"/>
      <w:pPr>
        <w:tabs>
          <w:tab w:val="num" w:pos="5040"/>
        </w:tabs>
        <w:ind w:left="5040" w:hanging="360"/>
      </w:pPr>
      <w:rPr>
        <w:rFonts w:ascii="Times New Roman" w:hAnsi="Times New Roman" w:hint="default"/>
      </w:rPr>
    </w:lvl>
    <w:lvl w:ilvl="7" w:tplc="9FAAC8B0" w:tentative="1">
      <w:start w:val="1"/>
      <w:numFmt w:val="bullet"/>
      <w:lvlText w:val="•"/>
      <w:lvlJc w:val="left"/>
      <w:pPr>
        <w:tabs>
          <w:tab w:val="num" w:pos="5760"/>
        </w:tabs>
        <w:ind w:left="5760" w:hanging="360"/>
      </w:pPr>
      <w:rPr>
        <w:rFonts w:ascii="Times New Roman" w:hAnsi="Times New Roman" w:hint="default"/>
      </w:rPr>
    </w:lvl>
    <w:lvl w:ilvl="8" w:tplc="C30C3FF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46F30FD"/>
    <w:multiLevelType w:val="hybridMultilevel"/>
    <w:tmpl w:val="456EF8B2"/>
    <w:lvl w:ilvl="0" w:tplc="73727768">
      <w:start w:val="1"/>
      <w:numFmt w:val="bullet"/>
      <w:lvlText w:val="•"/>
      <w:lvlJc w:val="left"/>
      <w:pPr>
        <w:tabs>
          <w:tab w:val="num" w:pos="720"/>
        </w:tabs>
        <w:ind w:left="720" w:hanging="360"/>
      </w:pPr>
      <w:rPr>
        <w:rFonts w:ascii="Times New Roman" w:hAnsi="Times New Roman" w:hint="default"/>
      </w:rPr>
    </w:lvl>
    <w:lvl w:ilvl="1" w:tplc="71D0A4A8" w:tentative="1">
      <w:start w:val="1"/>
      <w:numFmt w:val="bullet"/>
      <w:lvlText w:val="•"/>
      <w:lvlJc w:val="left"/>
      <w:pPr>
        <w:tabs>
          <w:tab w:val="num" w:pos="1440"/>
        </w:tabs>
        <w:ind w:left="1440" w:hanging="360"/>
      </w:pPr>
      <w:rPr>
        <w:rFonts w:ascii="Times New Roman" w:hAnsi="Times New Roman" w:hint="default"/>
      </w:rPr>
    </w:lvl>
    <w:lvl w:ilvl="2" w:tplc="5CCEB852" w:tentative="1">
      <w:start w:val="1"/>
      <w:numFmt w:val="bullet"/>
      <w:lvlText w:val="•"/>
      <w:lvlJc w:val="left"/>
      <w:pPr>
        <w:tabs>
          <w:tab w:val="num" w:pos="2160"/>
        </w:tabs>
        <w:ind w:left="2160" w:hanging="360"/>
      </w:pPr>
      <w:rPr>
        <w:rFonts w:ascii="Times New Roman" w:hAnsi="Times New Roman" w:hint="default"/>
      </w:rPr>
    </w:lvl>
    <w:lvl w:ilvl="3" w:tplc="D59C7A7C" w:tentative="1">
      <w:start w:val="1"/>
      <w:numFmt w:val="bullet"/>
      <w:lvlText w:val="•"/>
      <w:lvlJc w:val="left"/>
      <w:pPr>
        <w:tabs>
          <w:tab w:val="num" w:pos="2880"/>
        </w:tabs>
        <w:ind w:left="2880" w:hanging="360"/>
      </w:pPr>
      <w:rPr>
        <w:rFonts w:ascii="Times New Roman" w:hAnsi="Times New Roman" w:hint="default"/>
      </w:rPr>
    </w:lvl>
    <w:lvl w:ilvl="4" w:tplc="700E6852" w:tentative="1">
      <w:start w:val="1"/>
      <w:numFmt w:val="bullet"/>
      <w:lvlText w:val="•"/>
      <w:lvlJc w:val="left"/>
      <w:pPr>
        <w:tabs>
          <w:tab w:val="num" w:pos="3600"/>
        </w:tabs>
        <w:ind w:left="3600" w:hanging="360"/>
      </w:pPr>
      <w:rPr>
        <w:rFonts w:ascii="Times New Roman" w:hAnsi="Times New Roman" w:hint="default"/>
      </w:rPr>
    </w:lvl>
    <w:lvl w:ilvl="5" w:tplc="8050FFD8" w:tentative="1">
      <w:start w:val="1"/>
      <w:numFmt w:val="bullet"/>
      <w:lvlText w:val="•"/>
      <w:lvlJc w:val="left"/>
      <w:pPr>
        <w:tabs>
          <w:tab w:val="num" w:pos="4320"/>
        </w:tabs>
        <w:ind w:left="4320" w:hanging="360"/>
      </w:pPr>
      <w:rPr>
        <w:rFonts w:ascii="Times New Roman" w:hAnsi="Times New Roman" w:hint="default"/>
      </w:rPr>
    </w:lvl>
    <w:lvl w:ilvl="6" w:tplc="977021B0" w:tentative="1">
      <w:start w:val="1"/>
      <w:numFmt w:val="bullet"/>
      <w:lvlText w:val="•"/>
      <w:lvlJc w:val="left"/>
      <w:pPr>
        <w:tabs>
          <w:tab w:val="num" w:pos="5040"/>
        </w:tabs>
        <w:ind w:left="5040" w:hanging="360"/>
      </w:pPr>
      <w:rPr>
        <w:rFonts w:ascii="Times New Roman" w:hAnsi="Times New Roman" w:hint="default"/>
      </w:rPr>
    </w:lvl>
    <w:lvl w:ilvl="7" w:tplc="BDC82992" w:tentative="1">
      <w:start w:val="1"/>
      <w:numFmt w:val="bullet"/>
      <w:lvlText w:val="•"/>
      <w:lvlJc w:val="left"/>
      <w:pPr>
        <w:tabs>
          <w:tab w:val="num" w:pos="5760"/>
        </w:tabs>
        <w:ind w:left="5760" w:hanging="360"/>
      </w:pPr>
      <w:rPr>
        <w:rFonts w:ascii="Times New Roman" w:hAnsi="Times New Roman" w:hint="default"/>
      </w:rPr>
    </w:lvl>
    <w:lvl w:ilvl="8" w:tplc="0D908AE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91F1EAF"/>
    <w:multiLevelType w:val="hybridMultilevel"/>
    <w:tmpl w:val="B292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E9B5F69"/>
    <w:multiLevelType w:val="hybridMultilevel"/>
    <w:tmpl w:val="3098B0D4"/>
    <w:lvl w:ilvl="0" w:tplc="226832D0">
      <w:start w:val="1"/>
      <w:numFmt w:val="bullet"/>
      <w:lvlText w:val="•"/>
      <w:lvlJc w:val="left"/>
      <w:pPr>
        <w:tabs>
          <w:tab w:val="num" w:pos="720"/>
        </w:tabs>
        <w:ind w:left="720" w:hanging="360"/>
      </w:pPr>
      <w:rPr>
        <w:rFonts w:ascii="Times New Roman" w:hAnsi="Times New Roman" w:hint="default"/>
      </w:rPr>
    </w:lvl>
    <w:lvl w:ilvl="1" w:tplc="C198A0C0" w:tentative="1">
      <w:start w:val="1"/>
      <w:numFmt w:val="bullet"/>
      <w:lvlText w:val="•"/>
      <w:lvlJc w:val="left"/>
      <w:pPr>
        <w:tabs>
          <w:tab w:val="num" w:pos="1440"/>
        </w:tabs>
        <w:ind w:left="1440" w:hanging="360"/>
      </w:pPr>
      <w:rPr>
        <w:rFonts w:ascii="Times New Roman" w:hAnsi="Times New Roman" w:hint="default"/>
      </w:rPr>
    </w:lvl>
    <w:lvl w:ilvl="2" w:tplc="6BDEB898" w:tentative="1">
      <w:start w:val="1"/>
      <w:numFmt w:val="bullet"/>
      <w:lvlText w:val="•"/>
      <w:lvlJc w:val="left"/>
      <w:pPr>
        <w:tabs>
          <w:tab w:val="num" w:pos="2160"/>
        </w:tabs>
        <w:ind w:left="2160" w:hanging="360"/>
      </w:pPr>
      <w:rPr>
        <w:rFonts w:ascii="Times New Roman" w:hAnsi="Times New Roman" w:hint="default"/>
      </w:rPr>
    </w:lvl>
    <w:lvl w:ilvl="3" w:tplc="4EEE69E2" w:tentative="1">
      <w:start w:val="1"/>
      <w:numFmt w:val="bullet"/>
      <w:lvlText w:val="•"/>
      <w:lvlJc w:val="left"/>
      <w:pPr>
        <w:tabs>
          <w:tab w:val="num" w:pos="2880"/>
        </w:tabs>
        <w:ind w:left="2880" w:hanging="360"/>
      </w:pPr>
      <w:rPr>
        <w:rFonts w:ascii="Times New Roman" w:hAnsi="Times New Roman" w:hint="default"/>
      </w:rPr>
    </w:lvl>
    <w:lvl w:ilvl="4" w:tplc="8EC2181E" w:tentative="1">
      <w:start w:val="1"/>
      <w:numFmt w:val="bullet"/>
      <w:lvlText w:val="•"/>
      <w:lvlJc w:val="left"/>
      <w:pPr>
        <w:tabs>
          <w:tab w:val="num" w:pos="3600"/>
        </w:tabs>
        <w:ind w:left="3600" w:hanging="360"/>
      </w:pPr>
      <w:rPr>
        <w:rFonts w:ascii="Times New Roman" w:hAnsi="Times New Roman" w:hint="default"/>
      </w:rPr>
    </w:lvl>
    <w:lvl w:ilvl="5" w:tplc="7BDC38EE" w:tentative="1">
      <w:start w:val="1"/>
      <w:numFmt w:val="bullet"/>
      <w:lvlText w:val="•"/>
      <w:lvlJc w:val="left"/>
      <w:pPr>
        <w:tabs>
          <w:tab w:val="num" w:pos="4320"/>
        </w:tabs>
        <w:ind w:left="4320" w:hanging="360"/>
      </w:pPr>
      <w:rPr>
        <w:rFonts w:ascii="Times New Roman" w:hAnsi="Times New Roman" w:hint="default"/>
      </w:rPr>
    </w:lvl>
    <w:lvl w:ilvl="6" w:tplc="6E6E14C8" w:tentative="1">
      <w:start w:val="1"/>
      <w:numFmt w:val="bullet"/>
      <w:lvlText w:val="•"/>
      <w:lvlJc w:val="left"/>
      <w:pPr>
        <w:tabs>
          <w:tab w:val="num" w:pos="5040"/>
        </w:tabs>
        <w:ind w:left="5040" w:hanging="360"/>
      </w:pPr>
      <w:rPr>
        <w:rFonts w:ascii="Times New Roman" w:hAnsi="Times New Roman" w:hint="default"/>
      </w:rPr>
    </w:lvl>
    <w:lvl w:ilvl="7" w:tplc="80860294" w:tentative="1">
      <w:start w:val="1"/>
      <w:numFmt w:val="bullet"/>
      <w:lvlText w:val="•"/>
      <w:lvlJc w:val="left"/>
      <w:pPr>
        <w:tabs>
          <w:tab w:val="num" w:pos="5760"/>
        </w:tabs>
        <w:ind w:left="5760" w:hanging="360"/>
      </w:pPr>
      <w:rPr>
        <w:rFonts w:ascii="Times New Roman" w:hAnsi="Times New Roman" w:hint="default"/>
      </w:rPr>
    </w:lvl>
    <w:lvl w:ilvl="8" w:tplc="5008A342" w:tentative="1">
      <w:start w:val="1"/>
      <w:numFmt w:val="bullet"/>
      <w:lvlText w:val="•"/>
      <w:lvlJc w:val="left"/>
      <w:pPr>
        <w:tabs>
          <w:tab w:val="num" w:pos="6480"/>
        </w:tabs>
        <w:ind w:left="6480" w:hanging="360"/>
      </w:pPr>
      <w:rPr>
        <w:rFonts w:ascii="Times New Roman" w:hAnsi="Times New Roman" w:hint="default"/>
      </w:rPr>
    </w:lvl>
  </w:abstractNum>
  <w:num w:numId="1" w16cid:durableId="506139370">
    <w:abstractNumId w:val="6"/>
  </w:num>
  <w:num w:numId="2" w16cid:durableId="813645095">
    <w:abstractNumId w:val="5"/>
  </w:num>
  <w:num w:numId="3" w16cid:durableId="265500854">
    <w:abstractNumId w:val="10"/>
  </w:num>
  <w:num w:numId="4" w16cid:durableId="1914852432">
    <w:abstractNumId w:val="3"/>
  </w:num>
  <w:num w:numId="5" w16cid:durableId="336810547">
    <w:abstractNumId w:val="2"/>
  </w:num>
  <w:num w:numId="6" w16cid:durableId="772359098">
    <w:abstractNumId w:val="11"/>
  </w:num>
  <w:num w:numId="7" w16cid:durableId="856432501">
    <w:abstractNumId w:val="7"/>
  </w:num>
  <w:num w:numId="8" w16cid:durableId="993875238">
    <w:abstractNumId w:val="0"/>
  </w:num>
  <w:num w:numId="9" w16cid:durableId="1434978210">
    <w:abstractNumId w:val="1"/>
  </w:num>
  <w:num w:numId="10" w16cid:durableId="1514416240">
    <w:abstractNumId w:val="12"/>
  </w:num>
  <w:num w:numId="11" w16cid:durableId="407114729">
    <w:abstractNumId w:val="9"/>
  </w:num>
  <w:num w:numId="12" w16cid:durableId="803158750">
    <w:abstractNumId w:val="4"/>
  </w:num>
  <w:num w:numId="13" w16cid:durableId="79640859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inones, Rubi">
    <w15:presenceInfo w15:providerId="AD" w15:userId="S::rquinon@siue.edu::bffbe07c-a9a7-4a86-8e48-8ef14c8a9159"/>
  </w15:person>
  <w15:person w15:author="Cheekireddy, Sreeja">
    <w15:presenceInfo w15:providerId="AD" w15:userId="S::scheeki@siue.edu::ab4e34da-67d4-4f79-960d-22e96a1b8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5B6"/>
    <w:rsid w:val="000278A0"/>
    <w:rsid w:val="00090C5F"/>
    <w:rsid w:val="0010757C"/>
    <w:rsid w:val="0019568D"/>
    <w:rsid w:val="001E598E"/>
    <w:rsid w:val="002433E5"/>
    <w:rsid w:val="00266E9B"/>
    <w:rsid w:val="003122B8"/>
    <w:rsid w:val="0035415E"/>
    <w:rsid w:val="003D5503"/>
    <w:rsid w:val="003F23A6"/>
    <w:rsid w:val="0041537D"/>
    <w:rsid w:val="00430B82"/>
    <w:rsid w:val="004D31C3"/>
    <w:rsid w:val="00503323"/>
    <w:rsid w:val="0050640C"/>
    <w:rsid w:val="00540C10"/>
    <w:rsid w:val="00572BD4"/>
    <w:rsid w:val="005F5B8E"/>
    <w:rsid w:val="00630701"/>
    <w:rsid w:val="007025B6"/>
    <w:rsid w:val="00727C34"/>
    <w:rsid w:val="007715B6"/>
    <w:rsid w:val="008B36FA"/>
    <w:rsid w:val="00904E4B"/>
    <w:rsid w:val="0093388D"/>
    <w:rsid w:val="00955F6E"/>
    <w:rsid w:val="00A84455"/>
    <w:rsid w:val="00A94E27"/>
    <w:rsid w:val="00B9013F"/>
    <w:rsid w:val="00C466A5"/>
    <w:rsid w:val="00C63F4E"/>
    <w:rsid w:val="00D31D44"/>
    <w:rsid w:val="00D32B3A"/>
    <w:rsid w:val="00D93368"/>
    <w:rsid w:val="00DA785A"/>
    <w:rsid w:val="00E256B8"/>
    <w:rsid w:val="00E96FAF"/>
    <w:rsid w:val="00EA7473"/>
    <w:rsid w:val="00EC443F"/>
    <w:rsid w:val="00EC6127"/>
    <w:rsid w:val="00F24A3E"/>
    <w:rsid w:val="00F71822"/>
    <w:rsid w:val="00FA6C2A"/>
    <w:rsid w:val="00FB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E0B17E"/>
  <w15:chartTrackingRefBased/>
  <w15:docId w15:val="{5E10E4D7-0787-4B97-BF45-0F9A98B9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5B6"/>
    <w:pPr>
      <w:spacing w:after="0" w:line="240" w:lineRule="auto"/>
      <w:jc w:val="center"/>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7025B6"/>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7025B6"/>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025B6"/>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7025B6"/>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uiPriority w:val="9"/>
    <w:semiHidden/>
    <w:unhideWhenUsed/>
    <w:qFormat/>
    <w:rsid w:val="00C466A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7025B6"/>
    <w:pPr>
      <w:spacing w:before="360" w:after="40" w:line="240" w:lineRule="auto"/>
      <w:jc w:val="center"/>
    </w:pPr>
    <w:rPr>
      <w:rFonts w:ascii="Times New Roman" w:eastAsia="SimSun" w:hAnsi="Times New Roman" w:cs="Times New Roman"/>
      <w:noProof/>
      <w:kern w:val="0"/>
      <w14:ligatures w14:val="none"/>
    </w:rPr>
  </w:style>
  <w:style w:type="paragraph" w:customStyle="1" w:styleId="papertitle">
    <w:name w:val="paper title"/>
    <w:rsid w:val="007025B6"/>
    <w:pPr>
      <w:spacing w:after="120" w:line="240" w:lineRule="auto"/>
      <w:jc w:val="center"/>
    </w:pPr>
    <w:rPr>
      <w:rFonts w:ascii="Times New Roman" w:eastAsia="MS Mincho" w:hAnsi="Times New Roman" w:cs="Times New Roman"/>
      <w:noProof/>
      <w:kern w:val="0"/>
      <w:sz w:val="48"/>
      <w:szCs w:val="48"/>
      <w14:ligatures w14:val="none"/>
    </w:rPr>
  </w:style>
  <w:style w:type="paragraph" w:styleId="Footer">
    <w:name w:val="footer"/>
    <w:basedOn w:val="Normal"/>
    <w:link w:val="FooterChar"/>
    <w:rsid w:val="007025B6"/>
    <w:pPr>
      <w:tabs>
        <w:tab w:val="center" w:pos="4680"/>
        <w:tab w:val="right" w:pos="9360"/>
      </w:tabs>
    </w:pPr>
  </w:style>
  <w:style w:type="character" w:customStyle="1" w:styleId="FooterChar">
    <w:name w:val="Footer Char"/>
    <w:basedOn w:val="DefaultParagraphFont"/>
    <w:link w:val="Footer"/>
    <w:rsid w:val="007025B6"/>
    <w:rPr>
      <w:rFonts w:ascii="Times New Roman" w:eastAsia="SimSun" w:hAnsi="Times New Roman" w:cs="Times New Roman"/>
      <w:kern w:val="0"/>
      <w:sz w:val="20"/>
      <w:szCs w:val="20"/>
      <w14:ligatures w14:val="none"/>
    </w:rPr>
  </w:style>
  <w:style w:type="paragraph" w:customStyle="1" w:styleId="Abstract">
    <w:name w:val="Abstract"/>
    <w:rsid w:val="007025B6"/>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styleId="CommentText">
    <w:name w:val="annotation text"/>
    <w:basedOn w:val="Normal"/>
    <w:link w:val="CommentTextChar"/>
    <w:uiPriority w:val="99"/>
    <w:unhideWhenUsed/>
    <w:rsid w:val="007025B6"/>
    <w:pPr>
      <w:jc w:val="left"/>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025B6"/>
    <w:rPr>
      <w:kern w:val="0"/>
      <w:sz w:val="20"/>
      <w:szCs w:val="20"/>
      <w14:ligatures w14:val="none"/>
    </w:rPr>
  </w:style>
  <w:style w:type="character" w:styleId="CommentReference">
    <w:name w:val="annotation reference"/>
    <w:basedOn w:val="DefaultParagraphFont"/>
    <w:uiPriority w:val="99"/>
    <w:unhideWhenUsed/>
    <w:rsid w:val="007025B6"/>
    <w:rPr>
      <w:sz w:val="16"/>
      <w:szCs w:val="16"/>
    </w:rPr>
  </w:style>
  <w:style w:type="character" w:styleId="Hyperlink">
    <w:name w:val="Hyperlink"/>
    <w:basedOn w:val="DefaultParagraphFont"/>
    <w:uiPriority w:val="99"/>
    <w:unhideWhenUsed/>
    <w:rsid w:val="007025B6"/>
    <w:rPr>
      <w:color w:val="0563C1" w:themeColor="hyperlink"/>
      <w:u w:val="single"/>
    </w:rPr>
  </w:style>
  <w:style w:type="character" w:styleId="UnresolvedMention">
    <w:name w:val="Unresolved Mention"/>
    <w:basedOn w:val="DefaultParagraphFont"/>
    <w:uiPriority w:val="99"/>
    <w:semiHidden/>
    <w:unhideWhenUsed/>
    <w:rsid w:val="007025B6"/>
    <w:rPr>
      <w:color w:val="605E5C"/>
      <w:shd w:val="clear" w:color="auto" w:fill="E1DFDD"/>
    </w:rPr>
  </w:style>
  <w:style w:type="character" w:customStyle="1" w:styleId="Heading1Char">
    <w:name w:val="Heading 1 Char"/>
    <w:basedOn w:val="DefaultParagraphFont"/>
    <w:link w:val="Heading1"/>
    <w:rsid w:val="007025B6"/>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7025B6"/>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7025B6"/>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7025B6"/>
    <w:rPr>
      <w:rFonts w:ascii="Times New Roman" w:eastAsia="SimSun" w:hAnsi="Times New Roman" w:cs="Times New Roman"/>
      <w:i/>
      <w:iCs/>
      <w:noProof/>
      <w:kern w:val="0"/>
      <w:sz w:val="20"/>
      <w:szCs w:val="20"/>
      <w14:ligatures w14:val="none"/>
    </w:rPr>
  </w:style>
  <w:style w:type="paragraph" w:customStyle="1" w:styleId="bulletlist">
    <w:name w:val="bullet list"/>
    <w:basedOn w:val="BodyText"/>
    <w:rsid w:val="007025B6"/>
    <w:pPr>
      <w:numPr>
        <w:numId w:val="2"/>
      </w:numPr>
      <w:tabs>
        <w:tab w:val="clear" w:pos="648"/>
        <w:tab w:val="left" w:pos="288"/>
        <w:tab w:val="num" w:pos="576"/>
      </w:tabs>
      <w:spacing w:line="228" w:lineRule="auto"/>
      <w:ind w:left="576" w:hanging="288"/>
      <w:jc w:val="both"/>
    </w:pPr>
    <w:rPr>
      <w:spacing w:val="-1"/>
      <w:lang w:val="x-none" w:eastAsia="x-none"/>
    </w:rPr>
  </w:style>
  <w:style w:type="paragraph" w:styleId="BodyText">
    <w:name w:val="Body Text"/>
    <w:basedOn w:val="Normal"/>
    <w:link w:val="BodyTextChar"/>
    <w:uiPriority w:val="99"/>
    <w:semiHidden/>
    <w:unhideWhenUsed/>
    <w:rsid w:val="007025B6"/>
    <w:pPr>
      <w:spacing w:after="120"/>
    </w:pPr>
  </w:style>
  <w:style w:type="character" w:customStyle="1" w:styleId="BodyTextChar">
    <w:name w:val="Body Text Char"/>
    <w:basedOn w:val="DefaultParagraphFont"/>
    <w:link w:val="BodyText"/>
    <w:uiPriority w:val="99"/>
    <w:semiHidden/>
    <w:rsid w:val="007025B6"/>
    <w:rPr>
      <w:rFonts w:ascii="Times New Roman" w:eastAsia="SimSun" w:hAnsi="Times New Roman" w:cs="Times New Roman"/>
      <w:kern w:val="0"/>
      <w:sz w:val="20"/>
      <w:szCs w:val="20"/>
      <w14:ligatures w14:val="none"/>
    </w:rPr>
  </w:style>
  <w:style w:type="paragraph" w:styleId="ListParagraph">
    <w:name w:val="List Paragraph"/>
    <w:basedOn w:val="Normal"/>
    <w:uiPriority w:val="34"/>
    <w:qFormat/>
    <w:rsid w:val="007025B6"/>
    <w:pPr>
      <w:ind w:left="720"/>
      <w:contextualSpacing/>
    </w:pPr>
  </w:style>
  <w:style w:type="paragraph" w:customStyle="1" w:styleId="tablehead">
    <w:name w:val="table head"/>
    <w:rsid w:val="007025B6"/>
    <w:pPr>
      <w:numPr>
        <w:numId w:val="6"/>
      </w:numPr>
      <w:spacing w:before="240" w:after="120" w:line="216" w:lineRule="auto"/>
      <w:jc w:val="center"/>
    </w:pPr>
    <w:rPr>
      <w:rFonts w:ascii="Times New Roman" w:eastAsia="SimSun" w:hAnsi="Times New Roman" w:cs="Times New Roman"/>
      <w:smallCaps/>
      <w:noProof/>
      <w:kern w:val="0"/>
      <w:sz w:val="16"/>
      <w:szCs w:val="16"/>
      <w14:ligatures w14:val="none"/>
    </w:rPr>
  </w:style>
  <w:style w:type="table" w:styleId="TableGrid">
    <w:name w:val="Table Grid"/>
    <w:basedOn w:val="TableNormal"/>
    <w:rsid w:val="007715B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C466A5"/>
    <w:rPr>
      <w:rFonts w:asciiTheme="majorHAnsi" w:eastAsiaTheme="majorEastAsia" w:hAnsiTheme="majorHAnsi" w:cstheme="majorBidi"/>
      <w:color w:val="2F5496" w:themeColor="accent1" w:themeShade="BF"/>
      <w:kern w:val="0"/>
      <w:sz w:val="20"/>
      <w:szCs w:val="20"/>
      <w14:ligatures w14:val="none"/>
    </w:rPr>
  </w:style>
  <w:style w:type="paragraph" w:customStyle="1" w:styleId="Affiliation">
    <w:name w:val="Affiliation"/>
    <w:rsid w:val="00C466A5"/>
    <w:pPr>
      <w:spacing w:after="0" w:line="240" w:lineRule="auto"/>
      <w:jc w:val="center"/>
    </w:pPr>
    <w:rPr>
      <w:rFonts w:ascii="Times New Roman" w:eastAsia="SimSun" w:hAnsi="Times New Roman" w:cs="Times New Roman"/>
      <w:kern w:val="0"/>
      <w:sz w:val="20"/>
      <w:szCs w:val="20"/>
      <w14:ligatures w14:val="none"/>
    </w:rPr>
  </w:style>
  <w:style w:type="paragraph" w:customStyle="1" w:styleId="references">
    <w:name w:val="references"/>
    <w:rsid w:val="00C466A5"/>
    <w:pPr>
      <w:numPr>
        <w:numId w:val="7"/>
      </w:numPr>
      <w:spacing w:after="50" w:line="180" w:lineRule="exact"/>
      <w:jc w:val="both"/>
    </w:pPr>
    <w:rPr>
      <w:rFonts w:ascii="Times New Roman" w:eastAsia="MS Mincho" w:hAnsi="Times New Roman" w:cs="Times New Roman"/>
      <w:noProof/>
      <w:kern w:val="0"/>
      <w:sz w:val="16"/>
      <w:szCs w:val="16"/>
      <w14:ligatures w14:val="none"/>
    </w:rPr>
  </w:style>
  <w:style w:type="table" w:styleId="GridTable1Light">
    <w:name w:val="Grid Table 1 Light"/>
    <w:basedOn w:val="TableNormal"/>
    <w:uiPriority w:val="46"/>
    <w:rsid w:val="00C466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466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3">
    <w:name w:val="List Table 4 Accent 3"/>
    <w:basedOn w:val="TableNormal"/>
    <w:uiPriority w:val="49"/>
    <w:rsid w:val="003F23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430B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30B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503323"/>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8850">
      <w:bodyDiv w:val="1"/>
      <w:marLeft w:val="0"/>
      <w:marRight w:val="0"/>
      <w:marTop w:val="0"/>
      <w:marBottom w:val="0"/>
      <w:divBdr>
        <w:top w:val="none" w:sz="0" w:space="0" w:color="auto"/>
        <w:left w:val="none" w:sz="0" w:space="0" w:color="auto"/>
        <w:bottom w:val="none" w:sz="0" w:space="0" w:color="auto"/>
        <w:right w:val="none" w:sz="0" w:space="0" w:color="auto"/>
      </w:divBdr>
      <w:divsChild>
        <w:div w:id="636767414">
          <w:marLeft w:val="547"/>
          <w:marRight w:val="0"/>
          <w:marTop w:val="0"/>
          <w:marBottom w:val="0"/>
          <w:divBdr>
            <w:top w:val="none" w:sz="0" w:space="0" w:color="auto"/>
            <w:left w:val="none" w:sz="0" w:space="0" w:color="auto"/>
            <w:bottom w:val="none" w:sz="0" w:space="0" w:color="auto"/>
            <w:right w:val="none" w:sz="0" w:space="0" w:color="auto"/>
          </w:divBdr>
        </w:div>
      </w:divsChild>
    </w:div>
    <w:div w:id="376929983">
      <w:bodyDiv w:val="1"/>
      <w:marLeft w:val="0"/>
      <w:marRight w:val="0"/>
      <w:marTop w:val="0"/>
      <w:marBottom w:val="0"/>
      <w:divBdr>
        <w:top w:val="none" w:sz="0" w:space="0" w:color="auto"/>
        <w:left w:val="none" w:sz="0" w:space="0" w:color="auto"/>
        <w:bottom w:val="none" w:sz="0" w:space="0" w:color="auto"/>
        <w:right w:val="none" w:sz="0" w:space="0" w:color="auto"/>
      </w:divBdr>
      <w:divsChild>
        <w:div w:id="2061055944">
          <w:marLeft w:val="547"/>
          <w:marRight w:val="0"/>
          <w:marTop w:val="0"/>
          <w:marBottom w:val="0"/>
          <w:divBdr>
            <w:top w:val="none" w:sz="0" w:space="0" w:color="auto"/>
            <w:left w:val="none" w:sz="0" w:space="0" w:color="auto"/>
            <w:bottom w:val="none" w:sz="0" w:space="0" w:color="auto"/>
            <w:right w:val="none" w:sz="0" w:space="0" w:color="auto"/>
          </w:divBdr>
        </w:div>
      </w:divsChild>
    </w:div>
    <w:div w:id="780952772">
      <w:bodyDiv w:val="1"/>
      <w:marLeft w:val="0"/>
      <w:marRight w:val="0"/>
      <w:marTop w:val="0"/>
      <w:marBottom w:val="0"/>
      <w:divBdr>
        <w:top w:val="none" w:sz="0" w:space="0" w:color="auto"/>
        <w:left w:val="none" w:sz="0" w:space="0" w:color="auto"/>
        <w:bottom w:val="none" w:sz="0" w:space="0" w:color="auto"/>
        <w:right w:val="none" w:sz="0" w:space="0" w:color="auto"/>
      </w:divBdr>
      <w:divsChild>
        <w:div w:id="2101872181">
          <w:marLeft w:val="547"/>
          <w:marRight w:val="0"/>
          <w:marTop w:val="0"/>
          <w:marBottom w:val="0"/>
          <w:divBdr>
            <w:top w:val="none" w:sz="0" w:space="0" w:color="auto"/>
            <w:left w:val="none" w:sz="0" w:space="0" w:color="auto"/>
            <w:bottom w:val="none" w:sz="0" w:space="0" w:color="auto"/>
            <w:right w:val="none" w:sz="0" w:space="0" w:color="auto"/>
          </w:divBdr>
        </w:div>
      </w:divsChild>
    </w:div>
    <w:div w:id="998003254">
      <w:bodyDiv w:val="1"/>
      <w:marLeft w:val="0"/>
      <w:marRight w:val="0"/>
      <w:marTop w:val="0"/>
      <w:marBottom w:val="0"/>
      <w:divBdr>
        <w:top w:val="none" w:sz="0" w:space="0" w:color="auto"/>
        <w:left w:val="none" w:sz="0" w:space="0" w:color="auto"/>
        <w:bottom w:val="none" w:sz="0" w:space="0" w:color="auto"/>
        <w:right w:val="none" w:sz="0" w:space="0" w:color="auto"/>
      </w:divBdr>
      <w:divsChild>
        <w:div w:id="331689612">
          <w:marLeft w:val="547"/>
          <w:marRight w:val="0"/>
          <w:marTop w:val="0"/>
          <w:marBottom w:val="0"/>
          <w:divBdr>
            <w:top w:val="none" w:sz="0" w:space="0" w:color="auto"/>
            <w:left w:val="none" w:sz="0" w:space="0" w:color="auto"/>
            <w:bottom w:val="none" w:sz="0" w:space="0" w:color="auto"/>
            <w:right w:val="none" w:sz="0" w:space="0" w:color="auto"/>
          </w:divBdr>
        </w:div>
      </w:divsChild>
    </w:div>
    <w:div w:id="1035302907">
      <w:bodyDiv w:val="1"/>
      <w:marLeft w:val="0"/>
      <w:marRight w:val="0"/>
      <w:marTop w:val="0"/>
      <w:marBottom w:val="0"/>
      <w:divBdr>
        <w:top w:val="none" w:sz="0" w:space="0" w:color="auto"/>
        <w:left w:val="none" w:sz="0" w:space="0" w:color="auto"/>
        <w:bottom w:val="none" w:sz="0" w:space="0" w:color="auto"/>
        <w:right w:val="none" w:sz="0" w:space="0" w:color="auto"/>
      </w:divBdr>
      <w:divsChild>
        <w:div w:id="1722093741">
          <w:marLeft w:val="547"/>
          <w:marRight w:val="0"/>
          <w:marTop w:val="0"/>
          <w:marBottom w:val="0"/>
          <w:divBdr>
            <w:top w:val="none" w:sz="0" w:space="0" w:color="auto"/>
            <w:left w:val="none" w:sz="0" w:space="0" w:color="auto"/>
            <w:bottom w:val="none" w:sz="0" w:space="0" w:color="auto"/>
            <w:right w:val="none" w:sz="0" w:space="0" w:color="auto"/>
          </w:divBdr>
        </w:div>
      </w:divsChild>
    </w:div>
    <w:div w:id="1052388381">
      <w:bodyDiv w:val="1"/>
      <w:marLeft w:val="0"/>
      <w:marRight w:val="0"/>
      <w:marTop w:val="0"/>
      <w:marBottom w:val="0"/>
      <w:divBdr>
        <w:top w:val="none" w:sz="0" w:space="0" w:color="auto"/>
        <w:left w:val="none" w:sz="0" w:space="0" w:color="auto"/>
        <w:bottom w:val="none" w:sz="0" w:space="0" w:color="auto"/>
        <w:right w:val="none" w:sz="0" w:space="0" w:color="auto"/>
      </w:divBdr>
    </w:div>
    <w:div w:id="1194349315">
      <w:bodyDiv w:val="1"/>
      <w:marLeft w:val="0"/>
      <w:marRight w:val="0"/>
      <w:marTop w:val="0"/>
      <w:marBottom w:val="0"/>
      <w:divBdr>
        <w:top w:val="none" w:sz="0" w:space="0" w:color="auto"/>
        <w:left w:val="none" w:sz="0" w:space="0" w:color="auto"/>
        <w:bottom w:val="none" w:sz="0" w:space="0" w:color="auto"/>
        <w:right w:val="none" w:sz="0" w:space="0" w:color="auto"/>
      </w:divBdr>
    </w:div>
    <w:div w:id="1492333837">
      <w:bodyDiv w:val="1"/>
      <w:marLeft w:val="0"/>
      <w:marRight w:val="0"/>
      <w:marTop w:val="0"/>
      <w:marBottom w:val="0"/>
      <w:divBdr>
        <w:top w:val="none" w:sz="0" w:space="0" w:color="auto"/>
        <w:left w:val="none" w:sz="0" w:space="0" w:color="auto"/>
        <w:bottom w:val="none" w:sz="0" w:space="0" w:color="auto"/>
        <w:right w:val="none" w:sz="0" w:space="0" w:color="auto"/>
      </w:divBdr>
    </w:div>
    <w:div w:id="204540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en.wikipedia.org/wiki/Knuth%E2%80%93Morris%E2%80%93Pratt_algorithm" TargetMode="External"/><Relationship Id="rId1" Type="http://schemas.openxmlformats.org/officeDocument/2006/relationships/hyperlink" Target="https://en.wikipedia.org/wiki/Knuth%E2%80%93Morris%E2%80%93Pratt_algorith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youtube.com/shorts/IAZSqXhVgk0" TargetMode="External"/><Relationship Id="rId18" Type="http://schemas.openxmlformats.org/officeDocument/2006/relationships/hyperlink" Target="https://www.youtube.com/shorts/phOHc0u-5DA"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www.youtube.com/shorts/t9ntcd-hfL8" TargetMode="External"/><Relationship Id="rId34" Type="http://schemas.openxmlformats.org/officeDocument/2006/relationships/hyperlink" Target="https://developers.google.com/youtube/v3/docs/commentThreads" TargetMode="External"/><Relationship Id="rId7" Type="http://schemas.openxmlformats.org/officeDocument/2006/relationships/hyperlink" Target="mailto:scheeki@siue.edu" TargetMode="External"/><Relationship Id="rId12" Type="http://schemas.openxmlformats.org/officeDocument/2006/relationships/image" Target="media/image1.png"/><Relationship Id="rId17" Type="http://schemas.openxmlformats.org/officeDocument/2006/relationships/hyperlink" Target="https://www.youtube.com/shorts/RYYJnYLMbzQ" TargetMode="External"/><Relationship Id="rId25" Type="http://schemas.openxmlformats.org/officeDocument/2006/relationships/image" Target="media/image4.png"/><Relationship Id="rId33" Type="http://schemas.openxmlformats.org/officeDocument/2006/relationships/hyperlink" Target="https://developers.google.com/youtube/v3/docs/comments"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www.youtube.com/shorts/fYJDDLB45c8" TargetMode="External"/><Relationship Id="rId20" Type="http://schemas.openxmlformats.org/officeDocument/2006/relationships/hyperlink" Target="https://www.youtube.com/shorts/DODBr-8Cw_U"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3.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shorts/nK51l6GSkG4"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www.youtube.com/shorts/2j7apjKaemo"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youtube.com/shorts/oHXl4mKTHbA" TargetMode="External"/><Relationship Id="rId22" Type="http://schemas.openxmlformats.org/officeDocument/2006/relationships/hyperlink" Target="https://www.youtube.com/shorts/bBNyWRe5KV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en.wikipedia.org/wiki/Knuth%E2%80%93Morris%E2%80%93Pratt_algorithm" TargetMode="External"/><Relationship Id="rId8" Type="http://schemas.openxmlformats.org/officeDocument/2006/relationships/comments" Target="comments.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sre\Downloads\Excel-Gantt-Chart-Templat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'Excel Gantt Chart Template'!$F$4:$F$5</c:f>
              <c:strCache>
                <c:ptCount val="2"/>
                <c:pt idx="1">
                  <c:v>Duration</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'Excel Gantt Chart Template'!$D$6:$E$14</c:f>
              <c:multiLvlStrCache>
                <c:ptCount val="9"/>
                <c:lvl>
                  <c:pt idx="0">
                    <c:v>Comments Gathering </c:v>
                  </c:pt>
                  <c:pt idx="1">
                    <c:v>Greedy strategy</c:v>
                  </c:pt>
                  <c:pt idx="2">
                    <c:v>Divide and conquer</c:v>
                  </c:pt>
                  <c:pt idx="3">
                    <c:v>Mid Report prep</c:v>
                  </c:pt>
                  <c:pt idx="4">
                    <c:v>Most Commonly used</c:v>
                  </c:pt>
                  <c:pt idx="5">
                    <c:v>Comparitive analysis</c:v>
                  </c:pt>
                  <c:pt idx="6">
                    <c:v>final tests</c:v>
                  </c:pt>
                  <c:pt idx="7">
                    <c:v>Report writing</c:v>
                  </c:pt>
                  <c:pt idx="8">
                    <c:v>Presentation and report</c:v>
                  </c:pt>
                </c:lvl>
                <c:lvl>
                  <c:pt idx="0">
                    <c:v>18-Sep</c:v>
                  </c:pt>
                  <c:pt idx="1">
                    <c:v>28-Sep</c:v>
                  </c:pt>
                  <c:pt idx="2">
                    <c:v>1-Oct</c:v>
                  </c:pt>
                  <c:pt idx="3">
                    <c:v>12-Oct</c:v>
                  </c:pt>
                  <c:pt idx="4">
                    <c:v>19-Oct</c:v>
                  </c:pt>
                  <c:pt idx="5">
                    <c:v>26-Oct</c:v>
                  </c:pt>
                  <c:pt idx="6">
                    <c:v>2-Nov</c:v>
                  </c:pt>
                  <c:pt idx="7">
                    <c:v>13-Nov</c:v>
                  </c:pt>
                  <c:pt idx="8">
                    <c:v>20-Nov</c:v>
                  </c:pt>
                </c:lvl>
              </c:multiLvlStrCache>
            </c:multiLvlStrRef>
          </c:cat>
          <c:val>
            <c:numRef>
              <c:f>'Excel Gantt Chart Template'!$F$6:$F$14</c:f>
              <c:numCache>
                <c:formatCode>General</c:formatCode>
                <c:ptCount val="9"/>
                <c:pt idx="0">
                  <c:v>9</c:v>
                </c:pt>
                <c:pt idx="1">
                  <c:v>7</c:v>
                </c:pt>
                <c:pt idx="2">
                  <c:v>10</c:v>
                </c:pt>
                <c:pt idx="3">
                  <c:v>6</c:v>
                </c:pt>
                <c:pt idx="4">
                  <c:v>6</c:v>
                </c:pt>
                <c:pt idx="5">
                  <c:v>5</c:v>
                </c:pt>
                <c:pt idx="6">
                  <c:v>10</c:v>
                </c:pt>
                <c:pt idx="7">
                  <c:v>6</c:v>
                </c:pt>
                <c:pt idx="8">
                  <c:v>6</c:v>
                </c:pt>
              </c:numCache>
            </c:numRef>
          </c:val>
          <c:extLst>
            <c:ext xmlns:c16="http://schemas.microsoft.com/office/drawing/2014/chart" uri="{C3380CC4-5D6E-409C-BE32-E72D297353CC}">
              <c16:uniqueId val="{00000000-BB8A-49E3-9DC5-32BA3680EFCF}"/>
            </c:ext>
          </c:extLst>
        </c:ser>
        <c:dLbls>
          <c:showLegendKey val="0"/>
          <c:showVal val="1"/>
          <c:showCatName val="0"/>
          <c:showSerName val="0"/>
          <c:showPercent val="0"/>
          <c:showBubbleSize val="0"/>
        </c:dLbls>
        <c:gapWidth val="150"/>
        <c:shape val="box"/>
        <c:axId val="1863813840"/>
        <c:axId val="1452339856"/>
        <c:axId val="0"/>
      </c:bar3DChart>
      <c:catAx>
        <c:axId val="1863813840"/>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339856"/>
        <c:crosses val="autoZero"/>
        <c:auto val="1"/>
        <c:lblAlgn val="ctr"/>
        <c:lblOffset val="100"/>
        <c:noMultiLvlLbl val="0"/>
      </c:catAx>
      <c:valAx>
        <c:axId val="1452339856"/>
        <c:scaling>
          <c:orientation val="minMax"/>
        </c:scaling>
        <c:delete val="0"/>
        <c:axPos val="b"/>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8138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12</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Cheekireddy, Sreeja</dc:creator>
  <cp:keywords/>
  <dc:description/>
  <cp:lastModifiedBy>Cheekireddy, Sreeja</cp:lastModifiedBy>
  <cp:revision>33</cp:revision>
  <dcterms:created xsi:type="dcterms:W3CDTF">2023-12-02T23:07:00Z</dcterms:created>
  <dcterms:modified xsi:type="dcterms:W3CDTF">2023-12-06T00:55:00Z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f5a173b7-8ce5-4b52-ad33-a2801ac49592</vt:lpwstr>
  </property>
</Properties>
</file>